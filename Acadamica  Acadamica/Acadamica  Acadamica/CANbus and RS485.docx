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1E97" w:rsidRPr="00411E97" w:rsidRDefault="00411E97" w:rsidP="00411E97">
      <w:pPr>
        <w:shd w:val="clear" w:color="auto" w:fill="FFFFFF"/>
        <w:spacing w:after="0" w:line="240" w:lineRule="auto"/>
        <w:textAlignment w:val="baseline"/>
        <w:outlineLvl w:val="2"/>
        <w:rPr>
          <w:rFonts w:ascii="Segoe UI" w:eastAsia="Times New Roman" w:hAnsi="Segoe UI" w:cs="Segoe UI"/>
          <w:b/>
          <w:bCs/>
          <w:color w:val="FF4500"/>
          <w:sz w:val="31"/>
          <w:szCs w:val="31"/>
          <w:lang w:eastAsia="en-IN"/>
        </w:rPr>
      </w:pPr>
      <w:r w:rsidRPr="00411E97">
        <w:rPr>
          <w:rFonts w:ascii="inherit" w:eastAsia="Times New Roman" w:hAnsi="inherit" w:cs="Segoe UI"/>
          <w:b/>
          <w:bCs/>
          <w:color w:val="FF4500"/>
          <w:sz w:val="31"/>
          <w:szCs w:val="31"/>
          <w:bdr w:val="none" w:sz="0" w:space="0" w:color="auto" w:frame="1"/>
          <w:lang w:eastAsia="en-IN"/>
        </w:rPr>
        <w:t>Overview</w:t>
      </w:r>
    </w:p>
    <w:p w:rsidR="00411E97" w:rsidRPr="00411E97" w:rsidRDefault="00411E97" w:rsidP="00411E97">
      <w:pPr>
        <w:shd w:val="clear" w:color="auto" w:fill="FFFFFF"/>
        <w:spacing w:after="0" w:line="240" w:lineRule="auto"/>
        <w:textAlignment w:val="baseline"/>
        <w:rPr>
          <w:rFonts w:ascii="Segoe UI" w:eastAsia="Times New Roman" w:hAnsi="Segoe UI" w:cs="Segoe UI"/>
          <w:color w:val="262626"/>
          <w:sz w:val="24"/>
          <w:szCs w:val="24"/>
          <w:lang w:eastAsia="en-IN"/>
        </w:rPr>
      </w:pPr>
      <w:r w:rsidRPr="00411E97">
        <w:rPr>
          <w:rFonts w:ascii="Segoe UI" w:eastAsia="Times New Roman" w:hAnsi="Segoe UI" w:cs="Segoe UI"/>
          <w:color w:val="262626"/>
          <w:sz w:val="24"/>
          <w:szCs w:val="24"/>
          <w:lang w:eastAsia="en-IN"/>
        </w:rPr>
        <w:t>In this tutorial, we will explore the CAN Bus communication protocol by interfacing the MCP2515 CAN Bus Module with ESP32 microcontroller. Our objective is to transmit data from a DS18B20 temperature sensor over a specified distance using the CAN protocol. In earlier tutorial, we used </w:t>
      </w:r>
      <w:hyperlink r:id="rId6" w:tgtFrame="_blank" w:history="1">
        <w:r w:rsidRPr="00411E97">
          <w:rPr>
            <w:rFonts w:ascii="inherit" w:eastAsia="Times New Roman" w:hAnsi="inherit" w:cs="Segoe UI"/>
            <w:b/>
            <w:bCs/>
            <w:color w:val="233CDD"/>
            <w:sz w:val="24"/>
            <w:szCs w:val="24"/>
            <w:bdr w:val="none" w:sz="0" w:space="0" w:color="auto" w:frame="1"/>
            <w:lang w:eastAsia="en-IN"/>
          </w:rPr>
          <w:t xml:space="preserve">MCP2515 with </w:t>
        </w:r>
        <w:proofErr w:type="spellStart"/>
        <w:r w:rsidRPr="00411E97">
          <w:rPr>
            <w:rFonts w:ascii="inherit" w:eastAsia="Times New Roman" w:hAnsi="inherit" w:cs="Segoe UI"/>
            <w:b/>
            <w:bCs/>
            <w:color w:val="233CDD"/>
            <w:sz w:val="24"/>
            <w:szCs w:val="24"/>
            <w:bdr w:val="none" w:sz="0" w:space="0" w:color="auto" w:frame="1"/>
            <w:lang w:eastAsia="en-IN"/>
          </w:rPr>
          <w:t>Arduino</w:t>
        </w:r>
        <w:proofErr w:type="spellEnd"/>
      </w:hyperlink>
      <w:r w:rsidRPr="00411E97">
        <w:rPr>
          <w:rFonts w:ascii="Segoe UI" w:eastAsia="Times New Roman" w:hAnsi="Segoe UI" w:cs="Segoe UI"/>
          <w:color w:val="262626"/>
          <w:sz w:val="24"/>
          <w:szCs w:val="24"/>
          <w:lang w:eastAsia="en-IN"/>
        </w:rPr>
        <w:t> for CAN Bus communication.</w:t>
      </w:r>
    </w:p>
    <w:p w:rsidR="00411E97" w:rsidRPr="00411E97" w:rsidRDefault="00411E97" w:rsidP="00411E97">
      <w:pPr>
        <w:shd w:val="clear" w:color="auto" w:fill="FFFFFF"/>
        <w:spacing w:after="370" w:line="240" w:lineRule="auto"/>
        <w:textAlignment w:val="baseline"/>
        <w:rPr>
          <w:rFonts w:ascii="Segoe UI" w:eastAsia="Times New Roman" w:hAnsi="Segoe UI" w:cs="Segoe UI"/>
          <w:color w:val="262626"/>
          <w:sz w:val="24"/>
          <w:szCs w:val="24"/>
          <w:lang w:eastAsia="en-IN"/>
        </w:rPr>
      </w:pPr>
      <w:r w:rsidRPr="00411E97">
        <w:rPr>
          <w:rFonts w:ascii="Segoe UI" w:eastAsia="Times New Roman" w:hAnsi="Segoe UI" w:cs="Segoe UI"/>
          <w:color w:val="262626"/>
          <w:sz w:val="24"/>
          <w:szCs w:val="24"/>
          <w:lang w:eastAsia="en-IN"/>
        </w:rPr>
        <w:t>The Controller Area Network (CAN) Bus is widely used in industrial settings and automotive diagnostics due to its ability to cover long distances, moderate communication speed, and high reliability. The standard protocols like UART, SPI, and I2C are less reliable over long distances. But CAN is ideal for vehicular systems and environments where communication occurs over extensive wiring. CAN communication typically supports speeds ranging from 50 Kbps to 1 Mbps and can maintain signal integrity over distances from 40 meters at 1 Mbps to up to 1000 meters at 50 Kbps.</w:t>
      </w:r>
    </w:p>
    <w:p w:rsidR="00411E97" w:rsidRPr="00411E97" w:rsidRDefault="00411E97" w:rsidP="00411E97">
      <w:pPr>
        <w:shd w:val="clear" w:color="auto" w:fill="FFFFFF"/>
        <w:spacing w:after="370" w:line="240" w:lineRule="auto"/>
        <w:textAlignment w:val="baseline"/>
        <w:rPr>
          <w:rFonts w:ascii="Segoe UI" w:eastAsia="Times New Roman" w:hAnsi="Segoe UI" w:cs="Segoe UI"/>
          <w:color w:val="262626"/>
          <w:sz w:val="24"/>
          <w:szCs w:val="24"/>
          <w:lang w:eastAsia="en-IN"/>
        </w:rPr>
      </w:pPr>
      <w:r w:rsidRPr="00411E97">
        <w:rPr>
          <w:rFonts w:ascii="Segoe UI" w:eastAsia="Times New Roman" w:hAnsi="Segoe UI" w:cs="Segoe UI"/>
          <w:color w:val="262626"/>
          <w:sz w:val="24"/>
          <w:szCs w:val="24"/>
          <w:lang w:eastAsia="en-IN"/>
        </w:rPr>
        <w:t>We will use a pair of ESP32 boards and MCP2515 modules to demonstrate the transmission of DS18B20 temperature sensor data. The transmitted data will be received by receiver over and is displayed on OLED Display. Let’s get started with today’s guide on CAN Bus communication using the Microchip MCP2515 CAN Bus Module.</w:t>
      </w:r>
    </w:p>
    <w:p w:rsidR="00411E97" w:rsidRPr="00411E97" w:rsidRDefault="00C415A4" w:rsidP="00411E97">
      <w:pPr>
        <w:spacing w:before="615" w:after="615"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75pt" o:hralign="center" o:hrstd="t" o:hr="t" fillcolor="#a0a0a0" stroked="f"/>
        </w:pict>
      </w:r>
    </w:p>
    <w:p w:rsidR="00411E97" w:rsidRPr="00411E97" w:rsidRDefault="00411E97" w:rsidP="00411E97">
      <w:pPr>
        <w:shd w:val="clear" w:color="auto" w:fill="FFFFFF"/>
        <w:spacing w:after="0" w:line="240" w:lineRule="auto"/>
        <w:textAlignment w:val="baseline"/>
        <w:outlineLvl w:val="2"/>
        <w:rPr>
          <w:rFonts w:ascii="Segoe UI" w:eastAsia="Times New Roman" w:hAnsi="Segoe UI" w:cs="Segoe UI"/>
          <w:b/>
          <w:bCs/>
          <w:color w:val="FF4500"/>
          <w:sz w:val="31"/>
          <w:szCs w:val="31"/>
          <w:lang w:eastAsia="en-IN"/>
        </w:rPr>
      </w:pPr>
      <w:r w:rsidRPr="00411E97">
        <w:rPr>
          <w:rFonts w:ascii="inherit" w:eastAsia="Times New Roman" w:hAnsi="inherit" w:cs="Segoe UI"/>
          <w:b/>
          <w:bCs/>
          <w:color w:val="FF4500"/>
          <w:sz w:val="31"/>
          <w:szCs w:val="31"/>
          <w:bdr w:val="none" w:sz="0" w:space="0" w:color="auto" w:frame="1"/>
          <w:lang w:eastAsia="en-IN"/>
        </w:rPr>
        <w:t>Bill of Materials</w:t>
      </w:r>
    </w:p>
    <w:p w:rsidR="00411E97" w:rsidRPr="00411E97" w:rsidRDefault="00411E97" w:rsidP="00411E97">
      <w:pPr>
        <w:shd w:val="clear" w:color="auto" w:fill="FFFFFF"/>
        <w:spacing w:after="370" w:line="240" w:lineRule="auto"/>
        <w:textAlignment w:val="baseline"/>
        <w:rPr>
          <w:rFonts w:ascii="Segoe UI" w:eastAsia="Times New Roman" w:hAnsi="Segoe UI" w:cs="Segoe UI"/>
          <w:color w:val="262626"/>
          <w:sz w:val="24"/>
          <w:szCs w:val="24"/>
          <w:lang w:eastAsia="en-IN"/>
        </w:rPr>
      </w:pPr>
      <w:r w:rsidRPr="00411E97">
        <w:rPr>
          <w:rFonts w:ascii="Segoe UI" w:eastAsia="Times New Roman" w:hAnsi="Segoe UI" w:cs="Segoe UI"/>
          <w:color w:val="262626"/>
          <w:sz w:val="24"/>
          <w:szCs w:val="24"/>
          <w:lang w:eastAsia="en-IN"/>
        </w:rPr>
        <w:t xml:space="preserve">Here </w:t>
      </w:r>
      <w:proofErr w:type="gramStart"/>
      <w:r w:rsidRPr="00411E97">
        <w:rPr>
          <w:rFonts w:ascii="Segoe UI" w:eastAsia="Times New Roman" w:hAnsi="Segoe UI" w:cs="Segoe UI"/>
          <w:color w:val="262626"/>
          <w:sz w:val="24"/>
          <w:szCs w:val="24"/>
          <w:lang w:eastAsia="en-IN"/>
        </w:rPr>
        <w:t>are the list</w:t>
      </w:r>
      <w:proofErr w:type="gramEnd"/>
      <w:r w:rsidRPr="00411E97">
        <w:rPr>
          <w:rFonts w:ascii="Segoe UI" w:eastAsia="Times New Roman" w:hAnsi="Segoe UI" w:cs="Segoe UI"/>
          <w:color w:val="262626"/>
          <w:sz w:val="24"/>
          <w:szCs w:val="24"/>
          <w:lang w:eastAsia="en-IN"/>
        </w:rPr>
        <w:t xml:space="preserve"> of components that you need for this tutorial</w:t>
      </w:r>
    </w:p>
    <w:tbl>
      <w:tblPr>
        <w:tblW w:w="11020" w:type="dxa"/>
        <w:shd w:val="clear" w:color="auto" w:fill="FFFFFF"/>
        <w:tblCellMar>
          <w:left w:w="0" w:type="dxa"/>
          <w:right w:w="0" w:type="dxa"/>
        </w:tblCellMar>
        <w:tblLook w:val="04A0" w:firstRow="1" w:lastRow="0" w:firstColumn="1" w:lastColumn="0" w:noHBand="0" w:noVBand="1"/>
      </w:tblPr>
      <w:tblGrid>
        <w:gridCol w:w="975"/>
        <w:gridCol w:w="4770"/>
        <w:gridCol w:w="1717"/>
        <w:gridCol w:w="3558"/>
      </w:tblGrid>
      <w:tr w:rsidR="00411E97" w:rsidRPr="00411E97" w:rsidTr="00411E97">
        <w:trPr>
          <w:tblHeader/>
        </w:trPr>
        <w:tc>
          <w:tcPr>
            <w:tcW w:w="0" w:type="auto"/>
            <w:tcBorders>
              <w:top w:val="nil"/>
              <w:left w:val="nil"/>
              <w:bottom w:val="nil"/>
              <w:right w:val="nil"/>
            </w:tcBorders>
            <w:shd w:val="clear" w:color="auto" w:fill="D9EDF7"/>
            <w:tcMar>
              <w:top w:w="105" w:type="dxa"/>
              <w:left w:w="105" w:type="dxa"/>
              <w:bottom w:w="105" w:type="dxa"/>
              <w:right w:w="105" w:type="dxa"/>
            </w:tcMar>
            <w:vAlign w:val="center"/>
            <w:hideMark/>
          </w:tcPr>
          <w:p w:rsidR="00411E97" w:rsidRPr="00411E97" w:rsidRDefault="00411E97" w:rsidP="00411E97">
            <w:pPr>
              <w:spacing w:after="0" w:line="240" w:lineRule="auto"/>
              <w:rPr>
                <w:rFonts w:ascii="inherit" w:eastAsia="Times New Roman" w:hAnsi="inherit" w:cs="Segoe UI"/>
                <w:b/>
                <w:bCs/>
                <w:color w:val="111111"/>
                <w:sz w:val="23"/>
                <w:szCs w:val="23"/>
                <w:lang w:eastAsia="en-IN"/>
              </w:rPr>
            </w:pPr>
            <w:r w:rsidRPr="00411E97">
              <w:rPr>
                <w:rFonts w:ascii="inherit" w:eastAsia="Times New Roman" w:hAnsi="inherit" w:cs="Segoe UI"/>
                <w:b/>
                <w:bCs/>
                <w:color w:val="111111"/>
                <w:sz w:val="23"/>
                <w:szCs w:val="23"/>
                <w:lang w:eastAsia="en-IN"/>
              </w:rPr>
              <w:t>S.N.</w:t>
            </w:r>
          </w:p>
        </w:tc>
        <w:tc>
          <w:tcPr>
            <w:tcW w:w="0" w:type="auto"/>
            <w:tcBorders>
              <w:top w:val="nil"/>
              <w:left w:val="nil"/>
              <w:bottom w:val="nil"/>
              <w:right w:val="nil"/>
            </w:tcBorders>
            <w:shd w:val="clear" w:color="auto" w:fill="D9EDF7"/>
            <w:tcMar>
              <w:top w:w="105" w:type="dxa"/>
              <w:left w:w="105" w:type="dxa"/>
              <w:bottom w:w="105" w:type="dxa"/>
              <w:right w:w="105" w:type="dxa"/>
            </w:tcMar>
            <w:vAlign w:val="center"/>
            <w:hideMark/>
          </w:tcPr>
          <w:p w:rsidR="00411E97" w:rsidRPr="00411E97" w:rsidRDefault="00411E97" w:rsidP="00411E97">
            <w:pPr>
              <w:spacing w:after="0" w:line="240" w:lineRule="auto"/>
              <w:rPr>
                <w:rFonts w:ascii="inherit" w:eastAsia="Times New Roman" w:hAnsi="inherit" w:cs="Segoe UI"/>
                <w:b/>
                <w:bCs/>
                <w:color w:val="111111"/>
                <w:sz w:val="23"/>
                <w:szCs w:val="23"/>
                <w:lang w:eastAsia="en-IN"/>
              </w:rPr>
            </w:pPr>
            <w:r w:rsidRPr="00411E97">
              <w:rPr>
                <w:rFonts w:ascii="inherit" w:eastAsia="Times New Roman" w:hAnsi="inherit" w:cs="Segoe UI"/>
                <w:b/>
                <w:bCs/>
                <w:color w:val="111111"/>
                <w:sz w:val="23"/>
                <w:szCs w:val="23"/>
                <w:lang w:eastAsia="en-IN"/>
              </w:rPr>
              <w:t>Components</w:t>
            </w:r>
          </w:p>
        </w:tc>
        <w:tc>
          <w:tcPr>
            <w:tcW w:w="0" w:type="auto"/>
            <w:tcBorders>
              <w:top w:val="nil"/>
              <w:left w:val="nil"/>
              <w:bottom w:val="nil"/>
              <w:right w:val="nil"/>
            </w:tcBorders>
            <w:shd w:val="clear" w:color="auto" w:fill="D9EDF7"/>
            <w:tcMar>
              <w:top w:w="105" w:type="dxa"/>
              <w:left w:w="105" w:type="dxa"/>
              <w:bottom w:w="105" w:type="dxa"/>
              <w:right w:w="105" w:type="dxa"/>
            </w:tcMar>
            <w:vAlign w:val="center"/>
            <w:hideMark/>
          </w:tcPr>
          <w:p w:rsidR="00411E97" w:rsidRPr="00411E97" w:rsidRDefault="00411E97" w:rsidP="00411E97">
            <w:pPr>
              <w:spacing w:after="0" w:line="240" w:lineRule="auto"/>
              <w:rPr>
                <w:rFonts w:ascii="inherit" w:eastAsia="Times New Roman" w:hAnsi="inherit" w:cs="Segoe UI"/>
                <w:b/>
                <w:bCs/>
                <w:color w:val="111111"/>
                <w:sz w:val="23"/>
                <w:szCs w:val="23"/>
                <w:lang w:eastAsia="en-IN"/>
              </w:rPr>
            </w:pPr>
            <w:r w:rsidRPr="00411E97">
              <w:rPr>
                <w:rFonts w:ascii="inherit" w:eastAsia="Times New Roman" w:hAnsi="inherit" w:cs="Segoe UI"/>
                <w:b/>
                <w:bCs/>
                <w:color w:val="111111"/>
                <w:sz w:val="23"/>
                <w:szCs w:val="23"/>
                <w:lang w:eastAsia="en-IN"/>
              </w:rPr>
              <w:t>Quantity</w:t>
            </w:r>
          </w:p>
        </w:tc>
        <w:tc>
          <w:tcPr>
            <w:tcW w:w="0" w:type="auto"/>
            <w:tcBorders>
              <w:top w:val="nil"/>
              <w:left w:val="nil"/>
              <w:bottom w:val="nil"/>
              <w:right w:val="nil"/>
            </w:tcBorders>
            <w:shd w:val="clear" w:color="auto" w:fill="D9EDF7"/>
            <w:tcMar>
              <w:top w:w="105" w:type="dxa"/>
              <w:left w:w="105" w:type="dxa"/>
              <w:bottom w:w="105" w:type="dxa"/>
              <w:right w:w="105" w:type="dxa"/>
            </w:tcMar>
            <w:vAlign w:val="center"/>
            <w:hideMark/>
          </w:tcPr>
          <w:p w:rsidR="00411E97" w:rsidRPr="00411E97" w:rsidRDefault="00411E97" w:rsidP="00411E97">
            <w:pPr>
              <w:spacing w:after="0" w:line="240" w:lineRule="auto"/>
              <w:rPr>
                <w:rFonts w:ascii="inherit" w:eastAsia="Times New Roman" w:hAnsi="inherit" w:cs="Segoe UI"/>
                <w:b/>
                <w:bCs/>
                <w:color w:val="111111"/>
                <w:sz w:val="23"/>
                <w:szCs w:val="23"/>
                <w:lang w:eastAsia="en-IN"/>
              </w:rPr>
            </w:pPr>
          </w:p>
        </w:tc>
      </w:tr>
      <w:tr w:rsidR="00411E97" w:rsidRPr="00411E97" w:rsidTr="00411E97">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411E97" w:rsidP="00411E97">
            <w:pPr>
              <w:spacing w:after="0" w:line="240" w:lineRule="auto"/>
              <w:rPr>
                <w:rFonts w:ascii="inherit" w:eastAsia="Times New Roman" w:hAnsi="inherit" w:cs="Segoe UI"/>
                <w:color w:val="111111"/>
                <w:sz w:val="23"/>
                <w:szCs w:val="23"/>
                <w:lang w:eastAsia="en-IN"/>
              </w:rPr>
            </w:pPr>
            <w:r w:rsidRPr="00411E97">
              <w:rPr>
                <w:rFonts w:ascii="inherit" w:eastAsia="Times New Roman" w:hAnsi="inherit" w:cs="Segoe UI"/>
                <w:color w:val="111111"/>
                <w:sz w:val="23"/>
                <w:szCs w:val="23"/>
                <w:lang w:eastAsia="en-IN"/>
              </w:rPr>
              <w:t>1</w:t>
            </w:r>
          </w:p>
        </w:tc>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411E97" w:rsidP="00411E97">
            <w:pPr>
              <w:spacing w:after="0" w:line="240" w:lineRule="auto"/>
              <w:rPr>
                <w:rFonts w:ascii="inherit" w:eastAsia="Times New Roman" w:hAnsi="inherit" w:cs="Segoe UI"/>
                <w:color w:val="111111"/>
                <w:sz w:val="23"/>
                <w:szCs w:val="23"/>
                <w:lang w:eastAsia="en-IN"/>
              </w:rPr>
            </w:pPr>
            <w:r w:rsidRPr="00411E97">
              <w:rPr>
                <w:rFonts w:ascii="inherit" w:eastAsia="Times New Roman" w:hAnsi="inherit" w:cs="Segoe UI"/>
                <w:color w:val="111111"/>
                <w:sz w:val="23"/>
                <w:szCs w:val="23"/>
                <w:lang w:eastAsia="en-IN"/>
              </w:rPr>
              <w:t>ESP32 Board</w:t>
            </w:r>
          </w:p>
        </w:tc>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411E97" w:rsidP="00411E97">
            <w:pPr>
              <w:spacing w:after="0" w:line="240" w:lineRule="auto"/>
              <w:rPr>
                <w:rFonts w:ascii="inherit" w:eastAsia="Times New Roman" w:hAnsi="inherit" w:cs="Segoe UI"/>
                <w:color w:val="111111"/>
                <w:sz w:val="23"/>
                <w:szCs w:val="23"/>
                <w:lang w:eastAsia="en-IN"/>
              </w:rPr>
            </w:pPr>
            <w:r w:rsidRPr="00411E97">
              <w:rPr>
                <w:rFonts w:ascii="inherit" w:eastAsia="Times New Roman" w:hAnsi="inherit" w:cs="Segoe UI"/>
                <w:color w:val="111111"/>
                <w:sz w:val="23"/>
                <w:szCs w:val="23"/>
                <w:lang w:eastAsia="en-IN"/>
              </w:rPr>
              <w:t>2</w:t>
            </w:r>
          </w:p>
        </w:tc>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C415A4" w:rsidP="00411E97">
            <w:pPr>
              <w:spacing w:after="0" w:line="240" w:lineRule="auto"/>
              <w:rPr>
                <w:rFonts w:ascii="inherit" w:eastAsia="Times New Roman" w:hAnsi="inherit" w:cs="Segoe UI"/>
                <w:color w:val="111111"/>
                <w:sz w:val="23"/>
                <w:szCs w:val="23"/>
                <w:lang w:eastAsia="en-IN"/>
              </w:rPr>
            </w:pPr>
            <w:hyperlink r:id="rId7" w:tgtFrame="_blank" w:history="1">
              <w:r w:rsidR="00411E97" w:rsidRPr="00411E97">
                <w:rPr>
                  <w:rFonts w:ascii="inherit" w:eastAsia="Times New Roman" w:hAnsi="inherit" w:cs="Segoe UI"/>
                  <w:b/>
                  <w:bCs/>
                  <w:color w:val="233CDD"/>
                  <w:sz w:val="23"/>
                  <w:szCs w:val="23"/>
                  <w:bdr w:val="none" w:sz="0" w:space="0" w:color="auto" w:frame="1"/>
                  <w:lang w:eastAsia="en-IN"/>
                </w:rPr>
                <w:t>Amazon</w:t>
              </w:r>
            </w:hyperlink>
            <w:r w:rsidR="00411E97" w:rsidRPr="00411E97">
              <w:rPr>
                <w:rFonts w:ascii="inherit" w:eastAsia="Times New Roman" w:hAnsi="inherit" w:cs="Segoe UI"/>
                <w:color w:val="111111"/>
                <w:sz w:val="23"/>
                <w:szCs w:val="23"/>
                <w:lang w:eastAsia="en-IN"/>
              </w:rPr>
              <w:t> | </w:t>
            </w:r>
            <w:proofErr w:type="spellStart"/>
            <w:r w:rsidR="00411E97" w:rsidRPr="00411E97">
              <w:rPr>
                <w:rFonts w:ascii="inherit" w:eastAsia="Times New Roman" w:hAnsi="inherit" w:cs="Segoe UI"/>
                <w:color w:val="111111"/>
                <w:sz w:val="23"/>
                <w:szCs w:val="23"/>
                <w:lang w:eastAsia="en-IN"/>
              </w:rPr>
              <w:fldChar w:fldCharType="begin"/>
            </w:r>
            <w:r w:rsidR="00411E97" w:rsidRPr="00411E97">
              <w:rPr>
                <w:rFonts w:ascii="inherit" w:eastAsia="Times New Roman" w:hAnsi="inherit" w:cs="Segoe UI"/>
                <w:color w:val="111111"/>
                <w:sz w:val="23"/>
                <w:szCs w:val="23"/>
                <w:lang w:eastAsia="en-IN"/>
              </w:rPr>
              <w:instrText xml:space="preserve"> HYPERLINK "https://s.click.aliexpress.com/e/_DFOky79" \t "_blank" </w:instrText>
            </w:r>
            <w:r w:rsidR="00411E97" w:rsidRPr="00411E97">
              <w:rPr>
                <w:rFonts w:ascii="inherit" w:eastAsia="Times New Roman" w:hAnsi="inherit" w:cs="Segoe UI"/>
                <w:color w:val="111111"/>
                <w:sz w:val="23"/>
                <w:szCs w:val="23"/>
                <w:lang w:eastAsia="en-IN"/>
              </w:rPr>
              <w:fldChar w:fldCharType="separate"/>
            </w:r>
            <w:r w:rsidR="00411E97" w:rsidRPr="00411E97">
              <w:rPr>
                <w:rFonts w:ascii="inherit" w:eastAsia="Times New Roman" w:hAnsi="inherit" w:cs="Segoe UI"/>
                <w:b/>
                <w:bCs/>
                <w:color w:val="233CDD"/>
                <w:sz w:val="23"/>
                <w:szCs w:val="23"/>
                <w:bdr w:val="none" w:sz="0" w:space="0" w:color="auto" w:frame="1"/>
                <w:lang w:eastAsia="en-IN"/>
              </w:rPr>
              <w:t>AliExpress</w:t>
            </w:r>
            <w:proofErr w:type="spellEnd"/>
            <w:r w:rsidR="00411E97" w:rsidRPr="00411E97">
              <w:rPr>
                <w:rFonts w:ascii="inherit" w:eastAsia="Times New Roman" w:hAnsi="inherit" w:cs="Segoe UI"/>
                <w:color w:val="111111"/>
                <w:sz w:val="23"/>
                <w:szCs w:val="23"/>
                <w:lang w:eastAsia="en-IN"/>
              </w:rPr>
              <w:fldChar w:fldCharType="end"/>
            </w:r>
          </w:p>
        </w:tc>
      </w:tr>
      <w:tr w:rsidR="00411E97" w:rsidRPr="00411E97" w:rsidTr="00411E97">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411E97" w:rsidP="00411E97">
            <w:pPr>
              <w:spacing w:after="0" w:line="240" w:lineRule="auto"/>
              <w:rPr>
                <w:rFonts w:ascii="inherit" w:eastAsia="Times New Roman" w:hAnsi="inherit" w:cs="Segoe UI"/>
                <w:color w:val="111111"/>
                <w:sz w:val="23"/>
                <w:szCs w:val="23"/>
                <w:lang w:eastAsia="en-IN"/>
              </w:rPr>
            </w:pPr>
            <w:r w:rsidRPr="00411E97">
              <w:rPr>
                <w:rFonts w:ascii="inherit" w:eastAsia="Times New Roman" w:hAnsi="inherit" w:cs="Segoe UI"/>
                <w:color w:val="111111"/>
                <w:sz w:val="23"/>
                <w:szCs w:val="23"/>
                <w:lang w:eastAsia="en-IN"/>
              </w:rPr>
              <w:t>2</w:t>
            </w:r>
          </w:p>
        </w:tc>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411E97" w:rsidP="00411E97">
            <w:pPr>
              <w:spacing w:after="0" w:line="240" w:lineRule="auto"/>
              <w:rPr>
                <w:rFonts w:ascii="inherit" w:eastAsia="Times New Roman" w:hAnsi="inherit" w:cs="Segoe UI"/>
                <w:color w:val="111111"/>
                <w:sz w:val="23"/>
                <w:szCs w:val="23"/>
                <w:lang w:eastAsia="en-IN"/>
              </w:rPr>
            </w:pPr>
            <w:r w:rsidRPr="00411E97">
              <w:rPr>
                <w:rFonts w:ascii="inherit" w:eastAsia="Times New Roman" w:hAnsi="inherit" w:cs="Segoe UI"/>
                <w:color w:val="111111"/>
                <w:sz w:val="23"/>
                <w:szCs w:val="23"/>
                <w:lang w:eastAsia="en-IN"/>
              </w:rPr>
              <w:t>CAN Module MCP2515</w:t>
            </w:r>
          </w:p>
        </w:tc>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411E97" w:rsidP="00411E97">
            <w:pPr>
              <w:spacing w:after="0" w:line="240" w:lineRule="auto"/>
              <w:rPr>
                <w:rFonts w:ascii="inherit" w:eastAsia="Times New Roman" w:hAnsi="inherit" w:cs="Segoe UI"/>
                <w:color w:val="111111"/>
                <w:sz w:val="23"/>
                <w:szCs w:val="23"/>
                <w:lang w:eastAsia="en-IN"/>
              </w:rPr>
            </w:pPr>
            <w:r w:rsidRPr="00411E97">
              <w:rPr>
                <w:rFonts w:ascii="inherit" w:eastAsia="Times New Roman" w:hAnsi="inherit" w:cs="Segoe UI"/>
                <w:color w:val="111111"/>
                <w:sz w:val="23"/>
                <w:szCs w:val="23"/>
                <w:lang w:eastAsia="en-IN"/>
              </w:rPr>
              <w:t>2</w:t>
            </w:r>
          </w:p>
        </w:tc>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C415A4" w:rsidP="00411E97">
            <w:pPr>
              <w:spacing w:after="0" w:line="240" w:lineRule="auto"/>
              <w:rPr>
                <w:rFonts w:ascii="inherit" w:eastAsia="Times New Roman" w:hAnsi="inherit" w:cs="Segoe UI"/>
                <w:color w:val="111111"/>
                <w:sz w:val="23"/>
                <w:szCs w:val="23"/>
                <w:lang w:eastAsia="en-IN"/>
              </w:rPr>
            </w:pPr>
            <w:hyperlink r:id="rId8" w:tgtFrame="_blank" w:history="1">
              <w:r w:rsidR="00411E97" w:rsidRPr="00411E97">
                <w:rPr>
                  <w:rFonts w:ascii="inherit" w:eastAsia="Times New Roman" w:hAnsi="inherit" w:cs="Segoe UI"/>
                  <w:b/>
                  <w:bCs/>
                  <w:color w:val="233CDD"/>
                  <w:sz w:val="23"/>
                  <w:szCs w:val="23"/>
                  <w:bdr w:val="none" w:sz="0" w:space="0" w:color="auto" w:frame="1"/>
                  <w:lang w:eastAsia="en-IN"/>
                </w:rPr>
                <w:t>Amazon</w:t>
              </w:r>
            </w:hyperlink>
            <w:r w:rsidR="00411E97" w:rsidRPr="00411E97">
              <w:rPr>
                <w:rFonts w:ascii="inherit" w:eastAsia="Times New Roman" w:hAnsi="inherit" w:cs="Segoe UI"/>
                <w:color w:val="111111"/>
                <w:sz w:val="23"/>
                <w:szCs w:val="23"/>
                <w:lang w:eastAsia="en-IN"/>
              </w:rPr>
              <w:t> | </w:t>
            </w:r>
            <w:proofErr w:type="spellStart"/>
            <w:r w:rsidR="00411E97" w:rsidRPr="00411E97">
              <w:rPr>
                <w:rFonts w:ascii="inherit" w:eastAsia="Times New Roman" w:hAnsi="inherit" w:cs="Segoe UI"/>
                <w:color w:val="111111"/>
                <w:sz w:val="23"/>
                <w:szCs w:val="23"/>
                <w:lang w:eastAsia="en-IN"/>
              </w:rPr>
              <w:fldChar w:fldCharType="begin"/>
            </w:r>
            <w:r w:rsidR="00411E97" w:rsidRPr="00411E97">
              <w:rPr>
                <w:rFonts w:ascii="inherit" w:eastAsia="Times New Roman" w:hAnsi="inherit" w:cs="Segoe UI"/>
                <w:color w:val="111111"/>
                <w:sz w:val="23"/>
                <w:szCs w:val="23"/>
                <w:lang w:eastAsia="en-IN"/>
              </w:rPr>
              <w:instrText xml:space="preserve"> HYPERLINK "https://s.click.aliexpress.com/e/_DFmE56J" \t "_blank" </w:instrText>
            </w:r>
            <w:r w:rsidR="00411E97" w:rsidRPr="00411E97">
              <w:rPr>
                <w:rFonts w:ascii="inherit" w:eastAsia="Times New Roman" w:hAnsi="inherit" w:cs="Segoe UI"/>
                <w:color w:val="111111"/>
                <w:sz w:val="23"/>
                <w:szCs w:val="23"/>
                <w:lang w:eastAsia="en-IN"/>
              </w:rPr>
              <w:fldChar w:fldCharType="separate"/>
            </w:r>
            <w:r w:rsidR="00411E97" w:rsidRPr="00411E97">
              <w:rPr>
                <w:rFonts w:ascii="inherit" w:eastAsia="Times New Roman" w:hAnsi="inherit" w:cs="Segoe UI"/>
                <w:b/>
                <w:bCs/>
                <w:color w:val="233CDD"/>
                <w:sz w:val="23"/>
                <w:szCs w:val="23"/>
                <w:bdr w:val="none" w:sz="0" w:space="0" w:color="auto" w:frame="1"/>
                <w:lang w:eastAsia="en-IN"/>
              </w:rPr>
              <w:t>AliExpress</w:t>
            </w:r>
            <w:proofErr w:type="spellEnd"/>
            <w:r w:rsidR="00411E97" w:rsidRPr="00411E97">
              <w:rPr>
                <w:rFonts w:ascii="inherit" w:eastAsia="Times New Roman" w:hAnsi="inherit" w:cs="Segoe UI"/>
                <w:color w:val="111111"/>
                <w:sz w:val="23"/>
                <w:szCs w:val="23"/>
                <w:lang w:eastAsia="en-IN"/>
              </w:rPr>
              <w:fldChar w:fldCharType="end"/>
            </w:r>
          </w:p>
        </w:tc>
      </w:tr>
      <w:tr w:rsidR="00411E97" w:rsidRPr="00411E97" w:rsidTr="00411E97">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411E97" w:rsidP="00411E97">
            <w:pPr>
              <w:spacing w:after="0" w:line="240" w:lineRule="auto"/>
              <w:rPr>
                <w:rFonts w:ascii="inherit" w:eastAsia="Times New Roman" w:hAnsi="inherit" w:cs="Segoe UI"/>
                <w:color w:val="111111"/>
                <w:sz w:val="23"/>
                <w:szCs w:val="23"/>
                <w:lang w:eastAsia="en-IN"/>
              </w:rPr>
            </w:pPr>
            <w:r w:rsidRPr="00411E97">
              <w:rPr>
                <w:rFonts w:ascii="inherit" w:eastAsia="Times New Roman" w:hAnsi="inherit" w:cs="Segoe UI"/>
                <w:color w:val="111111"/>
                <w:sz w:val="23"/>
                <w:szCs w:val="23"/>
                <w:lang w:eastAsia="en-IN"/>
              </w:rPr>
              <w:t>3</w:t>
            </w:r>
          </w:p>
        </w:tc>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411E97" w:rsidP="00411E97">
            <w:pPr>
              <w:spacing w:after="0" w:line="240" w:lineRule="auto"/>
              <w:rPr>
                <w:rFonts w:ascii="inherit" w:eastAsia="Times New Roman" w:hAnsi="inherit" w:cs="Segoe UI"/>
                <w:color w:val="111111"/>
                <w:sz w:val="23"/>
                <w:szCs w:val="23"/>
                <w:lang w:eastAsia="en-IN"/>
              </w:rPr>
            </w:pPr>
            <w:r w:rsidRPr="00411E97">
              <w:rPr>
                <w:rFonts w:ascii="inherit" w:eastAsia="Times New Roman" w:hAnsi="inherit" w:cs="Segoe UI"/>
                <w:color w:val="111111"/>
                <w:sz w:val="23"/>
                <w:szCs w:val="23"/>
                <w:lang w:eastAsia="en-IN"/>
              </w:rPr>
              <w:t>OLED Display</w:t>
            </w:r>
          </w:p>
        </w:tc>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411E97" w:rsidP="00411E97">
            <w:pPr>
              <w:spacing w:after="0" w:line="240" w:lineRule="auto"/>
              <w:rPr>
                <w:rFonts w:ascii="inherit" w:eastAsia="Times New Roman" w:hAnsi="inherit" w:cs="Segoe UI"/>
                <w:color w:val="111111"/>
                <w:sz w:val="23"/>
                <w:szCs w:val="23"/>
                <w:lang w:eastAsia="en-IN"/>
              </w:rPr>
            </w:pPr>
            <w:r w:rsidRPr="00411E97">
              <w:rPr>
                <w:rFonts w:ascii="inherit" w:eastAsia="Times New Roman" w:hAnsi="inherit" w:cs="Segoe UI"/>
                <w:color w:val="111111"/>
                <w:sz w:val="23"/>
                <w:szCs w:val="23"/>
                <w:lang w:eastAsia="en-IN"/>
              </w:rPr>
              <w:t>1</w:t>
            </w:r>
          </w:p>
        </w:tc>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C415A4" w:rsidP="00411E97">
            <w:pPr>
              <w:spacing w:after="0" w:line="240" w:lineRule="auto"/>
              <w:rPr>
                <w:rFonts w:ascii="inherit" w:eastAsia="Times New Roman" w:hAnsi="inherit" w:cs="Segoe UI"/>
                <w:color w:val="111111"/>
                <w:sz w:val="23"/>
                <w:szCs w:val="23"/>
                <w:lang w:eastAsia="en-IN"/>
              </w:rPr>
            </w:pPr>
            <w:hyperlink r:id="rId9" w:tgtFrame="_blank" w:history="1">
              <w:r w:rsidR="00411E97" w:rsidRPr="00411E97">
                <w:rPr>
                  <w:rFonts w:ascii="inherit" w:eastAsia="Times New Roman" w:hAnsi="inherit" w:cs="Segoe UI"/>
                  <w:b/>
                  <w:bCs/>
                  <w:color w:val="233CDD"/>
                  <w:sz w:val="23"/>
                  <w:szCs w:val="23"/>
                  <w:bdr w:val="none" w:sz="0" w:space="0" w:color="auto" w:frame="1"/>
                  <w:lang w:eastAsia="en-IN"/>
                </w:rPr>
                <w:t>Amazon</w:t>
              </w:r>
            </w:hyperlink>
            <w:r w:rsidR="00411E97" w:rsidRPr="00411E97">
              <w:rPr>
                <w:rFonts w:ascii="inherit" w:eastAsia="Times New Roman" w:hAnsi="inherit" w:cs="Segoe UI"/>
                <w:color w:val="111111"/>
                <w:sz w:val="23"/>
                <w:szCs w:val="23"/>
                <w:lang w:eastAsia="en-IN"/>
              </w:rPr>
              <w:t> | </w:t>
            </w:r>
            <w:proofErr w:type="spellStart"/>
            <w:r w:rsidR="00411E97" w:rsidRPr="00411E97">
              <w:rPr>
                <w:rFonts w:ascii="inherit" w:eastAsia="Times New Roman" w:hAnsi="inherit" w:cs="Segoe UI"/>
                <w:color w:val="111111"/>
                <w:sz w:val="23"/>
                <w:szCs w:val="23"/>
                <w:lang w:eastAsia="en-IN"/>
              </w:rPr>
              <w:fldChar w:fldCharType="begin"/>
            </w:r>
            <w:r w:rsidR="00411E97" w:rsidRPr="00411E97">
              <w:rPr>
                <w:rFonts w:ascii="inherit" w:eastAsia="Times New Roman" w:hAnsi="inherit" w:cs="Segoe UI"/>
                <w:color w:val="111111"/>
                <w:sz w:val="23"/>
                <w:szCs w:val="23"/>
                <w:lang w:eastAsia="en-IN"/>
              </w:rPr>
              <w:instrText xml:space="preserve"> HYPERLINK "https://s.click.aliexpress.com/e/_DdYCGq7" \t "_blank" </w:instrText>
            </w:r>
            <w:r w:rsidR="00411E97" w:rsidRPr="00411E97">
              <w:rPr>
                <w:rFonts w:ascii="inherit" w:eastAsia="Times New Roman" w:hAnsi="inherit" w:cs="Segoe UI"/>
                <w:color w:val="111111"/>
                <w:sz w:val="23"/>
                <w:szCs w:val="23"/>
                <w:lang w:eastAsia="en-IN"/>
              </w:rPr>
              <w:fldChar w:fldCharType="separate"/>
            </w:r>
            <w:r w:rsidR="00411E97" w:rsidRPr="00411E97">
              <w:rPr>
                <w:rFonts w:ascii="inherit" w:eastAsia="Times New Roman" w:hAnsi="inherit" w:cs="Segoe UI"/>
                <w:b/>
                <w:bCs/>
                <w:color w:val="233CDD"/>
                <w:sz w:val="23"/>
                <w:szCs w:val="23"/>
                <w:bdr w:val="none" w:sz="0" w:space="0" w:color="auto" w:frame="1"/>
                <w:lang w:eastAsia="en-IN"/>
              </w:rPr>
              <w:t>AliExpress</w:t>
            </w:r>
            <w:proofErr w:type="spellEnd"/>
            <w:r w:rsidR="00411E97" w:rsidRPr="00411E97">
              <w:rPr>
                <w:rFonts w:ascii="inherit" w:eastAsia="Times New Roman" w:hAnsi="inherit" w:cs="Segoe UI"/>
                <w:color w:val="111111"/>
                <w:sz w:val="23"/>
                <w:szCs w:val="23"/>
                <w:lang w:eastAsia="en-IN"/>
              </w:rPr>
              <w:fldChar w:fldCharType="end"/>
            </w:r>
          </w:p>
        </w:tc>
      </w:tr>
      <w:tr w:rsidR="00411E97" w:rsidRPr="00411E97" w:rsidTr="00411E97">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411E97" w:rsidP="00411E97">
            <w:pPr>
              <w:spacing w:after="0" w:line="240" w:lineRule="auto"/>
              <w:rPr>
                <w:rFonts w:ascii="inherit" w:eastAsia="Times New Roman" w:hAnsi="inherit" w:cs="Segoe UI"/>
                <w:color w:val="111111"/>
                <w:sz w:val="23"/>
                <w:szCs w:val="23"/>
                <w:lang w:eastAsia="en-IN"/>
              </w:rPr>
            </w:pPr>
            <w:r w:rsidRPr="00411E97">
              <w:rPr>
                <w:rFonts w:ascii="inherit" w:eastAsia="Times New Roman" w:hAnsi="inherit" w:cs="Segoe UI"/>
                <w:color w:val="111111"/>
                <w:sz w:val="23"/>
                <w:szCs w:val="23"/>
                <w:lang w:eastAsia="en-IN"/>
              </w:rPr>
              <w:t>4</w:t>
            </w:r>
          </w:p>
        </w:tc>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411E97" w:rsidP="00411E97">
            <w:pPr>
              <w:spacing w:after="0" w:line="240" w:lineRule="auto"/>
              <w:rPr>
                <w:rFonts w:ascii="inherit" w:eastAsia="Times New Roman" w:hAnsi="inherit" w:cs="Segoe UI"/>
                <w:color w:val="111111"/>
                <w:sz w:val="23"/>
                <w:szCs w:val="23"/>
                <w:lang w:eastAsia="en-IN"/>
              </w:rPr>
            </w:pPr>
            <w:r w:rsidRPr="00411E97">
              <w:rPr>
                <w:rFonts w:ascii="inherit" w:eastAsia="Times New Roman" w:hAnsi="inherit" w:cs="Segoe UI"/>
                <w:color w:val="111111"/>
                <w:sz w:val="23"/>
                <w:szCs w:val="23"/>
                <w:lang w:eastAsia="en-IN"/>
              </w:rPr>
              <w:t>DS18B20 Temperature Sensor</w:t>
            </w:r>
          </w:p>
        </w:tc>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411E97" w:rsidP="00411E97">
            <w:pPr>
              <w:spacing w:after="0" w:line="240" w:lineRule="auto"/>
              <w:rPr>
                <w:rFonts w:ascii="inherit" w:eastAsia="Times New Roman" w:hAnsi="inherit" w:cs="Segoe UI"/>
                <w:color w:val="111111"/>
                <w:sz w:val="23"/>
                <w:szCs w:val="23"/>
                <w:lang w:eastAsia="en-IN"/>
              </w:rPr>
            </w:pPr>
            <w:r w:rsidRPr="00411E97">
              <w:rPr>
                <w:rFonts w:ascii="inherit" w:eastAsia="Times New Roman" w:hAnsi="inherit" w:cs="Segoe UI"/>
                <w:color w:val="111111"/>
                <w:sz w:val="23"/>
                <w:szCs w:val="23"/>
                <w:lang w:eastAsia="en-IN"/>
              </w:rPr>
              <w:t>1</w:t>
            </w:r>
          </w:p>
        </w:tc>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C415A4" w:rsidP="00411E97">
            <w:pPr>
              <w:spacing w:after="0" w:line="240" w:lineRule="auto"/>
              <w:rPr>
                <w:rFonts w:ascii="inherit" w:eastAsia="Times New Roman" w:hAnsi="inherit" w:cs="Segoe UI"/>
                <w:color w:val="111111"/>
                <w:sz w:val="23"/>
                <w:szCs w:val="23"/>
                <w:lang w:eastAsia="en-IN"/>
              </w:rPr>
            </w:pPr>
            <w:hyperlink r:id="rId10" w:tgtFrame="_blank" w:history="1">
              <w:r w:rsidR="00411E97" w:rsidRPr="00411E97">
                <w:rPr>
                  <w:rFonts w:ascii="inherit" w:eastAsia="Times New Roman" w:hAnsi="inherit" w:cs="Segoe UI"/>
                  <w:b/>
                  <w:bCs/>
                  <w:color w:val="233CDD"/>
                  <w:sz w:val="23"/>
                  <w:szCs w:val="23"/>
                  <w:bdr w:val="none" w:sz="0" w:space="0" w:color="auto" w:frame="1"/>
                  <w:lang w:eastAsia="en-IN"/>
                </w:rPr>
                <w:t>Amazon</w:t>
              </w:r>
            </w:hyperlink>
            <w:r w:rsidR="00411E97" w:rsidRPr="00411E97">
              <w:rPr>
                <w:rFonts w:ascii="inherit" w:eastAsia="Times New Roman" w:hAnsi="inherit" w:cs="Segoe UI"/>
                <w:color w:val="111111"/>
                <w:sz w:val="23"/>
                <w:szCs w:val="23"/>
                <w:lang w:eastAsia="en-IN"/>
              </w:rPr>
              <w:t> | </w:t>
            </w:r>
            <w:proofErr w:type="spellStart"/>
            <w:r w:rsidR="00411E97" w:rsidRPr="00411E97">
              <w:rPr>
                <w:rFonts w:ascii="inherit" w:eastAsia="Times New Roman" w:hAnsi="inherit" w:cs="Segoe UI"/>
                <w:color w:val="111111"/>
                <w:sz w:val="23"/>
                <w:szCs w:val="23"/>
                <w:lang w:eastAsia="en-IN"/>
              </w:rPr>
              <w:fldChar w:fldCharType="begin"/>
            </w:r>
            <w:r w:rsidR="00411E97" w:rsidRPr="00411E97">
              <w:rPr>
                <w:rFonts w:ascii="inherit" w:eastAsia="Times New Roman" w:hAnsi="inherit" w:cs="Segoe UI"/>
                <w:color w:val="111111"/>
                <w:sz w:val="23"/>
                <w:szCs w:val="23"/>
                <w:lang w:eastAsia="en-IN"/>
              </w:rPr>
              <w:instrText xml:space="preserve"> HYPERLINK "https://s.click.aliexpress.com/e/_DlR1RYx" \t "_blank" </w:instrText>
            </w:r>
            <w:r w:rsidR="00411E97" w:rsidRPr="00411E97">
              <w:rPr>
                <w:rFonts w:ascii="inherit" w:eastAsia="Times New Roman" w:hAnsi="inherit" w:cs="Segoe UI"/>
                <w:color w:val="111111"/>
                <w:sz w:val="23"/>
                <w:szCs w:val="23"/>
                <w:lang w:eastAsia="en-IN"/>
              </w:rPr>
              <w:fldChar w:fldCharType="separate"/>
            </w:r>
            <w:r w:rsidR="00411E97" w:rsidRPr="00411E97">
              <w:rPr>
                <w:rFonts w:ascii="inherit" w:eastAsia="Times New Roman" w:hAnsi="inherit" w:cs="Segoe UI"/>
                <w:b/>
                <w:bCs/>
                <w:color w:val="233CDD"/>
                <w:sz w:val="23"/>
                <w:szCs w:val="23"/>
                <w:bdr w:val="none" w:sz="0" w:space="0" w:color="auto" w:frame="1"/>
                <w:lang w:eastAsia="en-IN"/>
              </w:rPr>
              <w:t>AliExpress</w:t>
            </w:r>
            <w:proofErr w:type="spellEnd"/>
            <w:r w:rsidR="00411E97" w:rsidRPr="00411E97">
              <w:rPr>
                <w:rFonts w:ascii="inherit" w:eastAsia="Times New Roman" w:hAnsi="inherit" w:cs="Segoe UI"/>
                <w:color w:val="111111"/>
                <w:sz w:val="23"/>
                <w:szCs w:val="23"/>
                <w:lang w:eastAsia="en-IN"/>
              </w:rPr>
              <w:fldChar w:fldCharType="end"/>
            </w:r>
          </w:p>
        </w:tc>
      </w:tr>
      <w:tr w:rsidR="00411E97" w:rsidRPr="00411E97" w:rsidTr="00411E97">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411E97" w:rsidP="00411E97">
            <w:pPr>
              <w:spacing w:after="0" w:line="240" w:lineRule="auto"/>
              <w:rPr>
                <w:rFonts w:ascii="inherit" w:eastAsia="Times New Roman" w:hAnsi="inherit" w:cs="Segoe UI"/>
                <w:color w:val="111111"/>
                <w:sz w:val="23"/>
                <w:szCs w:val="23"/>
                <w:lang w:eastAsia="en-IN"/>
              </w:rPr>
            </w:pPr>
            <w:r w:rsidRPr="00411E97">
              <w:rPr>
                <w:rFonts w:ascii="inherit" w:eastAsia="Times New Roman" w:hAnsi="inherit" w:cs="Segoe UI"/>
                <w:color w:val="111111"/>
                <w:sz w:val="23"/>
                <w:szCs w:val="23"/>
                <w:lang w:eastAsia="en-IN"/>
              </w:rPr>
              <w:t>5</w:t>
            </w:r>
          </w:p>
        </w:tc>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411E97" w:rsidP="00411E97">
            <w:pPr>
              <w:spacing w:after="0" w:line="240" w:lineRule="auto"/>
              <w:rPr>
                <w:rFonts w:ascii="inherit" w:eastAsia="Times New Roman" w:hAnsi="inherit" w:cs="Segoe UI"/>
                <w:color w:val="111111"/>
                <w:sz w:val="23"/>
                <w:szCs w:val="23"/>
                <w:lang w:eastAsia="en-IN"/>
              </w:rPr>
            </w:pPr>
            <w:r w:rsidRPr="00411E97">
              <w:rPr>
                <w:rFonts w:ascii="inherit" w:eastAsia="Times New Roman" w:hAnsi="inherit" w:cs="Segoe UI"/>
                <w:color w:val="111111"/>
                <w:sz w:val="23"/>
                <w:szCs w:val="23"/>
                <w:lang w:eastAsia="en-IN"/>
              </w:rPr>
              <w:t>Resistor 4.7K</w:t>
            </w:r>
          </w:p>
        </w:tc>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411E97" w:rsidP="00411E97">
            <w:pPr>
              <w:spacing w:after="0" w:line="240" w:lineRule="auto"/>
              <w:rPr>
                <w:rFonts w:ascii="inherit" w:eastAsia="Times New Roman" w:hAnsi="inherit" w:cs="Segoe UI"/>
                <w:color w:val="111111"/>
                <w:sz w:val="23"/>
                <w:szCs w:val="23"/>
                <w:lang w:eastAsia="en-IN"/>
              </w:rPr>
            </w:pPr>
            <w:r w:rsidRPr="00411E97">
              <w:rPr>
                <w:rFonts w:ascii="inherit" w:eastAsia="Times New Roman" w:hAnsi="inherit" w:cs="Segoe UI"/>
                <w:color w:val="111111"/>
                <w:sz w:val="23"/>
                <w:szCs w:val="23"/>
                <w:lang w:eastAsia="en-IN"/>
              </w:rPr>
              <w:t>1</w:t>
            </w:r>
          </w:p>
        </w:tc>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C415A4" w:rsidP="00411E97">
            <w:pPr>
              <w:spacing w:after="0" w:line="240" w:lineRule="auto"/>
              <w:rPr>
                <w:rFonts w:ascii="inherit" w:eastAsia="Times New Roman" w:hAnsi="inherit" w:cs="Segoe UI"/>
                <w:color w:val="111111"/>
                <w:sz w:val="23"/>
                <w:szCs w:val="23"/>
                <w:lang w:eastAsia="en-IN"/>
              </w:rPr>
            </w:pPr>
            <w:hyperlink r:id="rId11" w:tgtFrame="_blank" w:history="1">
              <w:r w:rsidR="00411E97" w:rsidRPr="00411E97">
                <w:rPr>
                  <w:rFonts w:ascii="inherit" w:eastAsia="Times New Roman" w:hAnsi="inherit" w:cs="Segoe UI"/>
                  <w:b/>
                  <w:bCs/>
                  <w:color w:val="233CDD"/>
                  <w:sz w:val="23"/>
                  <w:szCs w:val="23"/>
                  <w:bdr w:val="none" w:sz="0" w:space="0" w:color="auto" w:frame="1"/>
                  <w:lang w:eastAsia="en-IN"/>
                </w:rPr>
                <w:t>Amazon</w:t>
              </w:r>
            </w:hyperlink>
            <w:r w:rsidR="00411E97" w:rsidRPr="00411E97">
              <w:rPr>
                <w:rFonts w:ascii="inherit" w:eastAsia="Times New Roman" w:hAnsi="inherit" w:cs="Segoe UI"/>
                <w:color w:val="111111"/>
                <w:sz w:val="23"/>
                <w:szCs w:val="23"/>
                <w:lang w:eastAsia="en-IN"/>
              </w:rPr>
              <w:t> | </w:t>
            </w:r>
            <w:proofErr w:type="spellStart"/>
            <w:r w:rsidR="00411E97" w:rsidRPr="00411E97">
              <w:rPr>
                <w:rFonts w:ascii="inherit" w:eastAsia="Times New Roman" w:hAnsi="inherit" w:cs="Segoe UI"/>
                <w:color w:val="111111"/>
                <w:sz w:val="23"/>
                <w:szCs w:val="23"/>
                <w:lang w:eastAsia="en-IN"/>
              </w:rPr>
              <w:fldChar w:fldCharType="begin"/>
            </w:r>
            <w:r w:rsidR="00411E97" w:rsidRPr="00411E97">
              <w:rPr>
                <w:rFonts w:ascii="inherit" w:eastAsia="Times New Roman" w:hAnsi="inherit" w:cs="Segoe UI"/>
                <w:color w:val="111111"/>
                <w:sz w:val="23"/>
                <w:szCs w:val="23"/>
                <w:lang w:eastAsia="en-IN"/>
              </w:rPr>
              <w:instrText xml:space="preserve"> HYPERLINK "https://s.click.aliexpress.com/e/_DDmrjy3" \t "_blank" </w:instrText>
            </w:r>
            <w:r w:rsidR="00411E97" w:rsidRPr="00411E97">
              <w:rPr>
                <w:rFonts w:ascii="inherit" w:eastAsia="Times New Roman" w:hAnsi="inherit" w:cs="Segoe UI"/>
                <w:color w:val="111111"/>
                <w:sz w:val="23"/>
                <w:szCs w:val="23"/>
                <w:lang w:eastAsia="en-IN"/>
              </w:rPr>
              <w:fldChar w:fldCharType="separate"/>
            </w:r>
            <w:r w:rsidR="00411E97" w:rsidRPr="00411E97">
              <w:rPr>
                <w:rFonts w:ascii="inherit" w:eastAsia="Times New Roman" w:hAnsi="inherit" w:cs="Segoe UI"/>
                <w:b/>
                <w:bCs/>
                <w:color w:val="233CDD"/>
                <w:sz w:val="23"/>
                <w:szCs w:val="23"/>
                <w:bdr w:val="none" w:sz="0" w:space="0" w:color="auto" w:frame="1"/>
                <w:lang w:eastAsia="en-IN"/>
              </w:rPr>
              <w:t>AliExpress</w:t>
            </w:r>
            <w:proofErr w:type="spellEnd"/>
            <w:r w:rsidR="00411E97" w:rsidRPr="00411E97">
              <w:rPr>
                <w:rFonts w:ascii="inherit" w:eastAsia="Times New Roman" w:hAnsi="inherit" w:cs="Segoe UI"/>
                <w:color w:val="111111"/>
                <w:sz w:val="23"/>
                <w:szCs w:val="23"/>
                <w:lang w:eastAsia="en-IN"/>
              </w:rPr>
              <w:fldChar w:fldCharType="end"/>
            </w:r>
          </w:p>
        </w:tc>
      </w:tr>
      <w:tr w:rsidR="00411E97" w:rsidRPr="00411E97" w:rsidTr="00411E97">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411E97" w:rsidP="00411E97">
            <w:pPr>
              <w:spacing w:after="0" w:line="240" w:lineRule="auto"/>
              <w:rPr>
                <w:rFonts w:ascii="inherit" w:eastAsia="Times New Roman" w:hAnsi="inherit" w:cs="Segoe UI"/>
                <w:color w:val="111111"/>
                <w:sz w:val="23"/>
                <w:szCs w:val="23"/>
                <w:lang w:eastAsia="en-IN"/>
              </w:rPr>
            </w:pPr>
            <w:r w:rsidRPr="00411E97">
              <w:rPr>
                <w:rFonts w:ascii="inherit" w:eastAsia="Times New Roman" w:hAnsi="inherit" w:cs="Segoe UI"/>
                <w:color w:val="111111"/>
                <w:sz w:val="23"/>
                <w:szCs w:val="23"/>
                <w:lang w:eastAsia="en-IN"/>
              </w:rPr>
              <w:t>6</w:t>
            </w:r>
          </w:p>
        </w:tc>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411E97" w:rsidP="00411E97">
            <w:pPr>
              <w:spacing w:after="0" w:line="240" w:lineRule="auto"/>
              <w:rPr>
                <w:rFonts w:ascii="inherit" w:eastAsia="Times New Roman" w:hAnsi="inherit" w:cs="Segoe UI"/>
                <w:color w:val="111111"/>
                <w:sz w:val="23"/>
                <w:szCs w:val="23"/>
                <w:lang w:eastAsia="en-IN"/>
              </w:rPr>
            </w:pPr>
            <w:r w:rsidRPr="00411E97">
              <w:rPr>
                <w:rFonts w:ascii="inherit" w:eastAsia="Times New Roman" w:hAnsi="inherit" w:cs="Segoe UI"/>
                <w:color w:val="111111"/>
                <w:sz w:val="23"/>
                <w:szCs w:val="23"/>
                <w:lang w:eastAsia="en-IN"/>
              </w:rPr>
              <w:t>Jumper Wires</w:t>
            </w:r>
          </w:p>
        </w:tc>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411E97" w:rsidP="00411E97">
            <w:pPr>
              <w:spacing w:after="0" w:line="240" w:lineRule="auto"/>
              <w:rPr>
                <w:rFonts w:ascii="inherit" w:eastAsia="Times New Roman" w:hAnsi="inherit" w:cs="Segoe UI"/>
                <w:color w:val="111111"/>
                <w:sz w:val="23"/>
                <w:szCs w:val="23"/>
                <w:lang w:eastAsia="en-IN"/>
              </w:rPr>
            </w:pPr>
            <w:r w:rsidRPr="00411E97">
              <w:rPr>
                <w:rFonts w:ascii="inherit" w:eastAsia="Times New Roman" w:hAnsi="inherit" w:cs="Segoe UI"/>
                <w:color w:val="111111"/>
                <w:sz w:val="23"/>
                <w:szCs w:val="23"/>
                <w:lang w:eastAsia="en-IN"/>
              </w:rPr>
              <w:t>30</w:t>
            </w:r>
          </w:p>
        </w:tc>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C415A4" w:rsidP="00411E97">
            <w:pPr>
              <w:spacing w:after="0" w:line="240" w:lineRule="auto"/>
              <w:rPr>
                <w:rFonts w:ascii="inherit" w:eastAsia="Times New Roman" w:hAnsi="inherit" w:cs="Segoe UI"/>
                <w:color w:val="111111"/>
                <w:sz w:val="23"/>
                <w:szCs w:val="23"/>
                <w:lang w:eastAsia="en-IN"/>
              </w:rPr>
            </w:pPr>
            <w:hyperlink r:id="rId12" w:tgtFrame="_blank" w:history="1">
              <w:r w:rsidR="00411E97" w:rsidRPr="00411E97">
                <w:rPr>
                  <w:rFonts w:ascii="inherit" w:eastAsia="Times New Roman" w:hAnsi="inherit" w:cs="Segoe UI"/>
                  <w:b/>
                  <w:bCs/>
                  <w:color w:val="233CDD"/>
                  <w:sz w:val="23"/>
                  <w:szCs w:val="23"/>
                  <w:bdr w:val="none" w:sz="0" w:space="0" w:color="auto" w:frame="1"/>
                  <w:lang w:eastAsia="en-IN"/>
                </w:rPr>
                <w:t>Amazon</w:t>
              </w:r>
            </w:hyperlink>
            <w:r w:rsidR="00411E97" w:rsidRPr="00411E97">
              <w:rPr>
                <w:rFonts w:ascii="inherit" w:eastAsia="Times New Roman" w:hAnsi="inherit" w:cs="Segoe UI"/>
                <w:color w:val="111111"/>
                <w:sz w:val="23"/>
                <w:szCs w:val="23"/>
                <w:lang w:eastAsia="en-IN"/>
              </w:rPr>
              <w:t> | </w:t>
            </w:r>
            <w:proofErr w:type="spellStart"/>
            <w:r w:rsidR="00411E97" w:rsidRPr="00411E97">
              <w:rPr>
                <w:rFonts w:ascii="inherit" w:eastAsia="Times New Roman" w:hAnsi="inherit" w:cs="Segoe UI"/>
                <w:color w:val="111111"/>
                <w:sz w:val="23"/>
                <w:szCs w:val="23"/>
                <w:lang w:eastAsia="en-IN"/>
              </w:rPr>
              <w:fldChar w:fldCharType="begin"/>
            </w:r>
            <w:r w:rsidR="00411E97" w:rsidRPr="00411E97">
              <w:rPr>
                <w:rFonts w:ascii="inherit" w:eastAsia="Times New Roman" w:hAnsi="inherit" w:cs="Segoe UI"/>
                <w:color w:val="111111"/>
                <w:sz w:val="23"/>
                <w:szCs w:val="23"/>
                <w:lang w:eastAsia="en-IN"/>
              </w:rPr>
              <w:instrText xml:space="preserve"> HYPERLINK "https://s.click.aliexpress.com/e/_DnqCpEJ" \t "_blank" </w:instrText>
            </w:r>
            <w:r w:rsidR="00411E97" w:rsidRPr="00411E97">
              <w:rPr>
                <w:rFonts w:ascii="inherit" w:eastAsia="Times New Roman" w:hAnsi="inherit" w:cs="Segoe UI"/>
                <w:color w:val="111111"/>
                <w:sz w:val="23"/>
                <w:szCs w:val="23"/>
                <w:lang w:eastAsia="en-IN"/>
              </w:rPr>
              <w:fldChar w:fldCharType="separate"/>
            </w:r>
            <w:r w:rsidR="00411E97" w:rsidRPr="00411E97">
              <w:rPr>
                <w:rFonts w:ascii="inherit" w:eastAsia="Times New Roman" w:hAnsi="inherit" w:cs="Segoe UI"/>
                <w:b/>
                <w:bCs/>
                <w:color w:val="233CDD"/>
                <w:sz w:val="23"/>
                <w:szCs w:val="23"/>
                <w:bdr w:val="none" w:sz="0" w:space="0" w:color="auto" w:frame="1"/>
                <w:lang w:eastAsia="en-IN"/>
              </w:rPr>
              <w:t>AliExpress</w:t>
            </w:r>
            <w:proofErr w:type="spellEnd"/>
            <w:r w:rsidR="00411E97" w:rsidRPr="00411E97">
              <w:rPr>
                <w:rFonts w:ascii="inherit" w:eastAsia="Times New Roman" w:hAnsi="inherit" w:cs="Segoe UI"/>
                <w:color w:val="111111"/>
                <w:sz w:val="23"/>
                <w:szCs w:val="23"/>
                <w:lang w:eastAsia="en-IN"/>
              </w:rPr>
              <w:fldChar w:fldCharType="end"/>
            </w:r>
          </w:p>
        </w:tc>
      </w:tr>
      <w:tr w:rsidR="00411E97" w:rsidRPr="00411E97" w:rsidTr="00411E97">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411E97" w:rsidP="00411E97">
            <w:pPr>
              <w:spacing w:after="0" w:line="240" w:lineRule="auto"/>
              <w:rPr>
                <w:rFonts w:ascii="inherit" w:eastAsia="Times New Roman" w:hAnsi="inherit" w:cs="Segoe UI"/>
                <w:color w:val="111111"/>
                <w:sz w:val="23"/>
                <w:szCs w:val="23"/>
                <w:lang w:eastAsia="en-IN"/>
              </w:rPr>
            </w:pPr>
            <w:r w:rsidRPr="00411E97">
              <w:rPr>
                <w:rFonts w:ascii="inherit" w:eastAsia="Times New Roman" w:hAnsi="inherit" w:cs="Segoe UI"/>
                <w:color w:val="111111"/>
                <w:sz w:val="23"/>
                <w:szCs w:val="23"/>
                <w:lang w:eastAsia="en-IN"/>
              </w:rPr>
              <w:t>7</w:t>
            </w:r>
          </w:p>
        </w:tc>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411E97" w:rsidP="00411E97">
            <w:pPr>
              <w:spacing w:after="0" w:line="240" w:lineRule="auto"/>
              <w:rPr>
                <w:rFonts w:ascii="inherit" w:eastAsia="Times New Roman" w:hAnsi="inherit" w:cs="Segoe UI"/>
                <w:color w:val="111111"/>
                <w:sz w:val="23"/>
                <w:szCs w:val="23"/>
                <w:lang w:eastAsia="en-IN"/>
              </w:rPr>
            </w:pPr>
            <w:r w:rsidRPr="00411E97">
              <w:rPr>
                <w:rFonts w:ascii="inherit" w:eastAsia="Times New Roman" w:hAnsi="inherit" w:cs="Segoe UI"/>
                <w:color w:val="111111"/>
                <w:sz w:val="23"/>
                <w:szCs w:val="23"/>
                <w:lang w:eastAsia="en-IN"/>
              </w:rPr>
              <w:t>Breadboard</w:t>
            </w:r>
          </w:p>
        </w:tc>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411E97" w:rsidP="00411E97">
            <w:pPr>
              <w:spacing w:after="0" w:line="240" w:lineRule="auto"/>
              <w:rPr>
                <w:rFonts w:ascii="inherit" w:eastAsia="Times New Roman" w:hAnsi="inherit" w:cs="Segoe UI"/>
                <w:color w:val="111111"/>
                <w:sz w:val="23"/>
                <w:szCs w:val="23"/>
                <w:lang w:eastAsia="en-IN"/>
              </w:rPr>
            </w:pPr>
            <w:r w:rsidRPr="00411E97">
              <w:rPr>
                <w:rFonts w:ascii="inherit" w:eastAsia="Times New Roman" w:hAnsi="inherit" w:cs="Segoe UI"/>
                <w:color w:val="111111"/>
                <w:sz w:val="23"/>
                <w:szCs w:val="23"/>
                <w:lang w:eastAsia="en-IN"/>
              </w:rPr>
              <w:t>2</w:t>
            </w:r>
          </w:p>
        </w:tc>
        <w:tc>
          <w:tcPr>
            <w:tcW w:w="0" w:type="auto"/>
            <w:tcBorders>
              <w:top w:val="single" w:sz="4" w:space="0" w:color="DDDDDD"/>
              <w:left w:val="nil"/>
              <w:bottom w:val="nil"/>
              <w:right w:val="nil"/>
            </w:tcBorders>
            <w:shd w:val="clear" w:color="auto" w:fill="FFFFFF"/>
            <w:tcMar>
              <w:top w:w="105" w:type="dxa"/>
              <w:left w:w="105" w:type="dxa"/>
              <w:bottom w:w="105" w:type="dxa"/>
              <w:right w:w="105" w:type="dxa"/>
            </w:tcMar>
            <w:hideMark/>
          </w:tcPr>
          <w:p w:rsidR="00411E97" w:rsidRPr="00411E97" w:rsidRDefault="00C415A4" w:rsidP="00411E97">
            <w:pPr>
              <w:spacing w:after="0" w:line="240" w:lineRule="auto"/>
              <w:rPr>
                <w:rFonts w:ascii="inherit" w:eastAsia="Times New Roman" w:hAnsi="inherit" w:cs="Segoe UI"/>
                <w:color w:val="111111"/>
                <w:sz w:val="23"/>
                <w:szCs w:val="23"/>
                <w:lang w:eastAsia="en-IN"/>
              </w:rPr>
            </w:pPr>
            <w:hyperlink r:id="rId13" w:tgtFrame="_blank" w:history="1">
              <w:r w:rsidR="00411E97" w:rsidRPr="00411E97">
                <w:rPr>
                  <w:rFonts w:ascii="inherit" w:eastAsia="Times New Roman" w:hAnsi="inherit" w:cs="Segoe UI"/>
                  <w:b/>
                  <w:bCs/>
                  <w:color w:val="233CDD"/>
                  <w:sz w:val="23"/>
                  <w:szCs w:val="23"/>
                  <w:bdr w:val="none" w:sz="0" w:space="0" w:color="auto" w:frame="1"/>
                  <w:lang w:eastAsia="en-IN"/>
                </w:rPr>
                <w:t>Amazon</w:t>
              </w:r>
            </w:hyperlink>
            <w:r w:rsidR="00411E97" w:rsidRPr="00411E97">
              <w:rPr>
                <w:rFonts w:ascii="inherit" w:eastAsia="Times New Roman" w:hAnsi="inherit" w:cs="Segoe UI"/>
                <w:color w:val="111111"/>
                <w:sz w:val="23"/>
                <w:szCs w:val="23"/>
                <w:lang w:eastAsia="en-IN"/>
              </w:rPr>
              <w:t> | </w:t>
            </w:r>
            <w:proofErr w:type="spellStart"/>
            <w:r w:rsidR="00411E97" w:rsidRPr="00411E97">
              <w:rPr>
                <w:rFonts w:ascii="inherit" w:eastAsia="Times New Roman" w:hAnsi="inherit" w:cs="Segoe UI"/>
                <w:color w:val="111111"/>
                <w:sz w:val="23"/>
                <w:szCs w:val="23"/>
                <w:lang w:eastAsia="en-IN"/>
              </w:rPr>
              <w:fldChar w:fldCharType="begin"/>
            </w:r>
            <w:r w:rsidR="00411E97" w:rsidRPr="00411E97">
              <w:rPr>
                <w:rFonts w:ascii="inherit" w:eastAsia="Times New Roman" w:hAnsi="inherit" w:cs="Segoe UI"/>
                <w:color w:val="111111"/>
                <w:sz w:val="23"/>
                <w:szCs w:val="23"/>
                <w:lang w:eastAsia="en-IN"/>
              </w:rPr>
              <w:instrText xml:space="preserve"> HYPERLINK "https://s.click.aliexpress.com/e/_DnDCZk7" \t "_blank" </w:instrText>
            </w:r>
            <w:r w:rsidR="00411E97" w:rsidRPr="00411E97">
              <w:rPr>
                <w:rFonts w:ascii="inherit" w:eastAsia="Times New Roman" w:hAnsi="inherit" w:cs="Segoe UI"/>
                <w:color w:val="111111"/>
                <w:sz w:val="23"/>
                <w:szCs w:val="23"/>
                <w:lang w:eastAsia="en-IN"/>
              </w:rPr>
              <w:fldChar w:fldCharType="separate"/>
            </w:r>
            <w:r w:rsidR="00411E97" w:rsidRPr="00411E97">
              <w:rPr>
                <w:rFonts w:ascii="inherit" w:eastAsia="Times New Roman" w:hAnsi="inherit" w:cs="Segoe UI"/>
                <w:b/>
                <w:bCs/>
                <w:color w:val="233CDD"/>
                <w:sz w:val="23"/>
                <w:szCs w:val="23"/>
                <w:bdr w:val="none" w:sz="0" w:space="0" w:color="auto" w:frame="1"/>
                <w:lang w:eastAsia="en-IN"/>
              </w:rPr>
              <w:t>AliExpress</w:t>
            </w:r>
            <w:proofErr w:type="spellEnd"/>
            <w:r w:rsidR="00411E97" w:rsidRPr="00411E97">
              <w:rPr>
                <w:rFonts w:ascii="inherit" w:eastAsia="Times New Roman" w:hAnsi="inherit" w:cs="Segoe UI"/>
                <w:color w:val="111111"/>
                <w:sz w:val="23"/>
                <w:szCs w:val="23"/>
                <w:lang w:eastAsia="en-IN"/>
              </w:rPr>
              <w:fldChar w:fldCharType="end"/>
            </w:r>
          </w:p>
        </w:tc>
      </w:tr>
    </w:tbl>
    <w:p w:rsidR="00411E97" w:rsidRPr="00411E97" w:rsidRDefault="00411E97" w:rsidP="00411E97">
      <w:pPr>
        <w:shd w:val="clear" w:color="auto" w:fill="FFFFFF"/>
        <w:spacing w:after="0" w:line="240" w:lineRule="auto"/>
        <w:textAlignment w:val="baseline"/>
        <w:rPr>
          <w:ins w:id="0" w:author="Unknown"/>
          <w:rFonts w:ascii="inherit" w:eastAsia="Times New Roman" w:hAnsi="inherit" w:cs="Segoe UI"/>
          <w:color w:val="262626"/>
          <w:sz w:val="24"/>
          <w:szCs w:val="24"/>
          <w:bdr w:val="none" w:sz="0" w:space="0" w:color="auto" w:frame="1"/>
          <w:lang w:eastAsia="en-IN"/>
        </w:rPr>
      </w:pPr>
      <w:ins w:id="1" w:author="Unknown">
        <w:r w:rsidRPr="00411E97">
          <w:rPr>
            <w:rFonts w:ascii="Segoe UI" w:eastAsia="Times New Roman" w:hAnsi="Segoe UI" w:cs="Segoe UI"/>
            <w:color w:val="262626"/>
            <w:sz w:val="24"/>
            <w:szCs w:val="24"/>
            <w:lang w:eastAsia="en-IN"/>
          </w:rPr>
          <w:br/>
        </w:r>
      </w:ins>
    </w:p>
    <w:p w:rsidR="00411E97" w:rsidRPr="00411E97" w:rsidRDefault="00411E97" w:rsidP="00411E97">
      <w:pPr>
        <w:spacing w:after="0" w:line="240" w:lineRule="auto"/>
        <w:textAlignment w:val="baseline"/>
        <w:rPr>
          <w:ins w:id="2" w:author="Unknown"/>
          <w:rFonts w:ascii="inherit" w:eastAsia="Times New Roman" w:hAnsi="inherit" w:cs="Times New Roman"/>
          <w:sz w:val="24"/>
          <w:szCs w:val="24"/>
          <w:bdr w:val="none" w:sz="0" w:space="0" w:color="auto" w:frame="1"/>
          <w:lang w:eastAsia="en-IN"/>
        </w:rPr>
      </w:pPr>
      <w:ins w:id="3" w:author="Unknown">
        <w:r w:rsidRPr="00411E97">
          <w:rPr>
            <w:rFonts w:ascii="inherit" w:eastAsia="Times New Roman" w:hAnsi="inherit" w:cs="Times New Roman"/>
            <w:sz w:val="24"/>
            <w:szCs w:val="24"/>
            <w:bdr w:val="none" w:sz="0" w:space="0" w:color="auto" w:frame="1"/>
            <w:lang w:eastAsia="en-IN"/>
          </w:rPr>
          <w:t>Discover more</w:t>
        </w:r>
      </w:ins>
    </w:p>
    <w:p w:rsidR="00411E97" w:rsidRPr="00411E97" w:rsidRDefault="00411E97" w:rsidP="00411E97">
      <w:pPr>
        <w:spacing w:after="0" w:line="240" w:lineRule="auto"/>
        <w:textAlignment w:val="baseline"/>
        <w:rPr>
          <w:ins w:id="4" w:author="Unknown"/>
          <w:rFonts w:ascii="inherit" w:eastAsia="Times New Roman" w:hAnsi="inherit" w:cs="Times New Roman"/>
          <w:sz w:val="24"/>
          <w:szCs w:val="24"/>
          <w:bdr w:val="none" w:sz="0" w:space="0" w:color="auto" w:frame="1"/>
          <w:lang w:eastAsia="en-IN"/>
        </w:rPr>
      </w:pPr>
      <w:ins w:id="5" w:author="Unknown">
        <w:r w:rsidRPr="00411E97">
          <w:rPr>
            <w:rFonts w:ascii="inherit" w:eastAsia="Times New Roman" w:hAnsi="inherit" w:cs="Times New Roman"/>
            <w:sz w:val="24"/>
            <w:szCs w:val="24"/>
            <w:bdr w:val="none" w:sz="0" w:space="0" w:color="auto" w:frame="1"/>
            <w:lang w:eastAsia="en-IN"/>
          </w:rPr>
          <w:lastRenderedPageBreak/>
          <w:t>MCP2515</w:t>
        </w:r>
      </w:ins>
    </w:p>
    <w:p w:rsidR="00411E97" w:rsidRPr="00411E97" w:rsidRDefault="00411E97" w:rsidP="00411E97">
      <w:pPr>
        <w:spacing w:after="0" w:line="240" w:lineRule="auto"/>
        <w:textAlignment w:val="baseline"/>
        <w:rPr>
          <w:ins w:id="6" w:author="Unknown"/>
          <w:rFonts w:ascii="inherit" w:eastAsia="Times New Roman" w:hAnsi="inherit" w:cs="Times New Roman"/>
          <w:sz w:val="24"/>
          <w:szCs w:val="24"/>
          <w:bdr w:val="none" w:sz="0" w:space="0" w:color="auto" w:frame="1"/>
          <w:lang w:eastAsia="en-IN"/>
        </w:rPr>
      </w:pPr>
      <w:ins w:id="7" w:author="Unknown">
        <w:r w:rsidRPr="00411E97">
          <w:rPr>
            <w:rFonts w:ascii="inherit" w:eastAsia="Times New Roman" w:hAnsi="inherit" w:cs="Times New Roman"/>
            <w:sz w:val="24"/>
            <w:szCs w:val="24"/>
            <w:bdr w:val="none" w:sz="0" w:space="0" w:color="auto" w:frame="1"/>
            <w:lang w:eastAsia="en-IN"/>
          </w:rPr>
          <w:t>Microcontrollers</w:t>
        </w:r>
      </w:ins>
    </w:p>
    <w:p w:rsidR="00411E97" w:rsidRPr="00411E97" w:rsidRDefault="00411E97" w:rsidP="00411E97">
      <w:pPr>
        <w:spacing w:after="0" w:line="240" w:lineRule="auto"/>
        <w:textAlignment w:val="baseline"/>
        <w:rPr>
          <w:ins w:id="8" w:author="Unknown"/>
          <w:rFonts w:ascii="inherit" w:eastAsia="Times New Roman" w:hAnsi="inherit" w:cs="Times New Roman"/>
          <w:sz w:val="24"/>
          <w:szCs w:val="24"/>
          <w:bdr w:val="none" w:sz="0" w:space="0" w:color="auto" w:frame="1"/>
          <w:lang w:eastAsia="en-IN"/>
        </w:rPr>
      </w:pPr>
      <w:ins w:id="9" w:author="Unknown">
        <w:r w:rsidRPr="00411E97">
          <w:rPr>
            <w:rFonts w:ascii="inherit" w:eastAsia="Times New Roman" w:hAnsi="inherit" w:cs="Times New Roman"/>
            <w:sz w:val="24"/>
            <w:szCs w:val="24"/>
            <w:bdr w:val="none" w:sz="0" w:space="0" w:color="auto" w:frame="1"/>
            <w:lang w:eastAsia="en-IN"/>
          </w:rPr>
          <w:t>MCP2515 CAN Bus Controller</w:t>
        </w:r>
      </w:ins>
    </w:p>
    <w:p w:rsidR="00411E97" w:rsidRPr="00411E97" w:rsidRDefault="00411E97" w:rsidP="00411E97">
      <w:pPr>
        <w:spacing w:after="0" w:line="240" w:lineRule="auto"/>
        <w:textAlignment w:val="baseline"/>
        <w:rPr>
          <w:ins w:id="10" w:author="Unknown"/>
          <w:rFonts w:ascii="inherit" w:eastAsia="Times New Roman" w:hAnsi="inherit" w:cs="Times New Roman"/>
          <w:sz w:val="24"/>
          <w:szCs w:val="24"/>
          <w:bdr w:val="none" w:sz="0" w:space="0" w:color="auto" w:frame="1"/>
          <w:lang w:eastAsia="en-IN"/>
        </w:rPr>
      </w:pPr>
      <w:proofErr w:type="gramStart"/>
      <w:ins w:id="11" w:author="Unknown">
        <w:r w:rsidRPr="00411E97">
          <w:rPr>
            <w:rFonts w:ascii="inherit" w:eastAsia="Times New Roman" w:hAnsi="inherit" w:cs="Times New Roman"/>
            <w:sz w:val="24"/>
            <w:szCs w:val="24"/>
            <w:bdr w:val="none" w:sz="0" w:space="0" w:color="auto" w:frame="1"/>
            <w:lang w:eastAsia="en-IN"/>
          </w:rPr>
          <w:t>microcontrollers</w:t>
        </w:r>
        <w:proofErr w:type="gramEnd"/>
      </w:ins>
    </w:p>
    <w:p w:rsidR="00411E97" w:rsidRPr="00411E97" w:rsidRDefault="00411E97" w:rsidP="00411E97">
      <w:pPr>
        <w:spacing w:after="0" w:line="240" w:lineRule="auto"/>
        <w:textAlignment w:val="baseline"/>
        <w:rPr>
          <w:ins w:id="12" w:author="Unknown"/>
          <w:rFonts w:ascii="inherit" w:eastAsia="Times New Roman" w:hAnsi="inherit" w:cs="Times New Roman"/>
          <w:sz w:val="24"/>
          <w:szCs w:val="24"/>
          <w:bdr w:val="none" w:sz="0" w:space="0" w:color="auto" w:frame="1"/>
          <w:lang w:eastAsia="en-IN"/>
        </w:rPr>
      </w:pPr>
      <w:proofErr w:type="spellStart"/>
      <w:proofErr w:type="gramStart"/>
      <w:ins w:id="13" w:author="Unknown">
        <w:r w:rsidRPr="00411E97">
          <w:rPr>
            <w:rFonts w:ascii="inherit" w:eastAsia="Times New Roman" w:hAnsi="inherit" w:cs="Times New Roman"/>
            <w:sz w:val="24"/>
            <w:szCs w:val="24"/>
            <w:bdr w:val="none" w:sz="0" w:space="0" w:color="auto" w:frame="1"/>
            <w:lang w:eastAsia="en-IN"/>
          </w:rPr>
          <w:t>azdelivery</w:t>
        </w:r>
        <w:proofErr w:type="spellEnd"/>
        <w:proofErr w:type="gramEnd"/>
        <w:r w:rsidRPr="00411E97">
          <w:rPr>
            <w:rFonts w:ascii="inherit" w:eastAsia="Times New Roman" w:hAnsi="inherit" w:cs="Times New Roman"/>
            <w:sz w:val="24"/>
            <w:szCs w:val="24"/>
            <w:bdr w:val="none" w:sz="0" w:space="0" w:color="auto" w:frame="1"/>
            <w:lang w:eastAsia="en-IN"/>
          </w:rPr>
          <w:t xml:space="preserve"> MCP2515 CAN Bus Module compatible with </w:t>
        </w:r>
        <w:proofErr w:type="spellStart"/>
        <w:r w:rsidRPr="00411E97">
          <w:rPr>
            <w:rFonts w:ascii="inherit" w:eastAsia="Times New Roman" w:hAnsi="inherit" w:cs="Times New Roman"/>
            <w:sz w:val="24"/>
            <w:szCs w:val="24"/>
            <w:bdr w:val="none" w:sz="0" w:space="0" w:color="auto" w:frame="1"/>
            <w:lang w:eastAsia="en-IN"/>
          </w:rPr>
          <w:t>Arduino</w:t>
        </w:r>
        <w:proofErr w:type="spellEnd"/>
        <w:r w:rsidRPr="00411E97">
          <w:rPr>
            <w:rFonts w:ascii="inherit" w:eastAsia="Times New Roman" w:hAnsi="inherit" w:cs="Times New Roman"/>
            <w:sz w:val="24"/>
            <w:szCs w:val="24"/>
            <w:bdr w:val="none" w:sz="0" w:space="0" w:color="auto" w:frame="1"/>
            <w:lang w:eastAsia="en-IN"/>
          </w:rPr>
          <w:t xml:space="preserve"> 1x Set</w:t>
        </w:r>
      </w:ins>
    </w:p>
    <w:p w:rsidR="00411E97" w:rsidRPr="00411E97" w:rsidRDefault="00411E97" w:rsidP="00411E97">
      <w:pPr>
        <w:spacing w:after="0" w:line="240" w:lineRule="auto"/>
        <w:textAlignment w:val="baseline"/>
        <w:rPr>
          <w:ins w:id="14" w:author="Unknown"/>
          <w:rFonts w:ascii="inherit" w:eastAsia="Times New Roman" w:hAnsi="inherit" w:cs="Times New Roman"/>
          <w:sz w:val="24"/>
          <w:szCs w:val="24"/>
          <w:bdr w:val="none" w:sz="0" w:space="0" w:color="auto" w:frame="1"/>
          <w:lang w:eastAsia="en-IN"/>
        </w:rPr>
      </w:pPr>
      <w:ins w:id="15" w:author="Unknown">
        <w:r w:rsidRPr="00411E97">
          <w:rPr>
            <w:rFonts w:ascii="inherit" w:eastAsia="Times New Roman" w:hAnsi="inherit" w:cs="Times New Roman"/>
            <w:sz w:val="24"/>
            <w:szCs w:val="24"/>
            <w:bdr w:val="none" w:sz="0" w:space="0" w:color="auto" w:frame="1"/>
            <w:lang w:eastAsia="en-IN"/>
          </w:rPr>
          <w:t>Microcontroller</w:t>
        </w:r>
      </w:ins>
    </w:p>
    <w:p w:rsidR="00411E97" w:rsidRPr="00411E97" w:rsidRDefault="00411E97" w:rsidP="00411E97">
      <w:pPr>
        <w:spacing w:after="0" w:line="240" w:lineRule="auto"/>
        <w:textAlignment w:val="baseline"/>
        <w:rPr>
          <w:ins w:id="16" w:author="Unknown"/>
          <w:rFonts w:ascii="inherit" w:eastAsia="Times New Roman" w:hAnsi="inherit" w:cs="Times New Roman"/>
          <w:sz w:val="24"/>
          <w:szCs w:val="24"/>
          <w:bdr w:val="none" w:sz="0" w:space="0" w:color="auto" w:frame="1"/>
          <w:lang w:eastAsia="en-IN"/>
        </w:rPr>
      </w:pPr>
      <w:proofErr w:type="spellStart"/>
      <w:ins w:id="17" w:author="Unknown">
        <w:r w:rsidRPr="00411E97">
          <w:rPr>
            <w:rFonts w:ascii="inherit" w:eastAsia="Times New Roman" w:hAnsi="inherit" w:cs="Times New Roman"/>
            <w:sz w:val="24"/>
            <w:szCs w:val="24"/>
            <w:bdr w:val="none" w:sz="0" w:space="0" w:color="auto" w:frame="1"/>
            <w:lang w:eastAsia="en-IN"/>
          </w:rPr>
          <w:t>Arduino</w:t>
        </w:r>
        <w:proofErr w:type="spellEnd"/>
      </w:ins>
    </w:p>
    <w:p w:rsidR="00411E97" w:rsidRPr="00411E97" w:rsidRDefault="00411E97" w:rsidP="00411E97">
      <w:pPr>
        <w:spacing w:after="0" w:line="240" w:lineRule="auto"/>
        <w:textAlignment w:val="baseline"/>
        <w:rPr>
          <w:ins w:id="18" w:author="Unknown"/>
          <w:rFonts w:ascii="inherit" w:eastAsia="Times New Roman" w:hAnsi="inherit" w:cs="Times New Roman"/>
          <w:sz w:val="24"/>
          <w:szCs w:val="24"/>
          <w:bdr w:val="none" w:sz="0" w:space="0" w:color="auto" w:frame="1"/>
          <w:lang w:eastAsia="en-IN"/>
        </w:rPr>
      </w:pPr>
      <w:ins w:id="19" w:author="Unknown">
        <w:r w:rsidRPr="00411E97">
          <w:rPr>
            <w:rFonts w:ascii="inherit" w:eastAsia="Times New Roman" w:hAnsi="inherit" w:cs="Times New Roman"/>
            <w:sz w:val="24"/>
            <w:szCs w:val="24"/>
            <w:bdr w:val="none" w:sz="0" w:space="0" w:color="auto" w:frame="1"/>
            <w:lang w:eastAsia="en-IN"/>
          </w:rPr>
          <w:t>ESP32</w:t>
        </w:r>
      </w:ins>
    </w:p>
    <w:p w:rsidR="00411E97" w:rsidRPr="00411E97" w:rsidRDefault="00411E97" w:rsidP="00411E97">
      <w:pPr>
        <w:spacing w:after="0" w:line="240" w:lineRule="auto"/>
        <w:textAlignment w:val="baseline"/>
        <w:rPr>
          <w:ins w:id="20" w:author="Unknown"/>
          <w:rFonts w:ascii="inherit" w:eastAsia="Times New Roman" w:hAnsi="inherit" w:cs="Times New Roman"/>
          <w:sz w:val="24"/>
          <w:szCs w:val="24"/>
          <w:bdr w:val="none" w:sz="0" w:space="0" w:color="auto" w:frame="1"/>
          <w:lang w:eastAsia="en-IN"/>
        </w:rPr>
      </w:pPr>
      <w:proofErr w:type="spellStart"/>
      <w:ins w:id="21" w:author="Unknown">
        <w:r w:rsidRPr="00411E97">
          <w:rPr>
            <w:rFonts w:ascii="inherit" w:eastAsia="Times New Roman" w:hAnsi="inherit" w:cs="Times New Roman"/>
            <w:sz w:val="24"/>
            <w:szCs w:val="24"/>
            <w:bdr w:val="none" w:sz="0" w:space="0" w:color="auto" w:frame="1"/>
            <w:lang w:eastAsia="en-IN"/>
          </w:rPr>
          <w:t>Comidox</w:t>
        </w:r>
        <w:proofErr w:type="spellEnd"/>
        <w:r w:rsidRPr="00411E97">
          <w:rPr>
            <w:rFonts w:ascii="inherit" w:eastAsia="Times New Roman" w:hAnsi="inherit" w:cs="Times New Roman"/>
            <w:sz w:val="24"/>
            <w:szCs w:val="24"/>
            <w:bdr w:val="none" w:sz="0" w:space="0" w:color="auto" w:frame="1"/>
            <w:lang w:eastAsia="en-IN"/>
          </w:rPr>
          <w:t xml:space="preserve"> 3pcs Mcp2515 Can Bus Module Tja1050 Receiver SPI Module for </w:t>
        </w:r>
        <w:proofErr w:type="spellStart"/>
        <w:r w:rsidRPr="00411E97">
          <w:rPr>
            <w:rFonts w:ascii="inherit" w:eastAsia="Times New Roman" w:hAnsi="inherit" w:cs="Times New Roman"/>
            <w:sz w:val="24"/>
            <w:szCs w:val="24"/>
            <w:bdr w:val="none" w:sz="0" w:space="0" w:color="auto" w:frame="1"/>
            <w:lang w:eastAsia="en-IN"/>
          </w:rPr>
          <w:t>Arduino</w:t>
        </w:r>
        <w:proofErr w:type="spellEnd"/>
        <w:r w:rsidRPr="00411E97">
          <w:rPr>
            <w:rFonts w:ascii="inherit" w:eastAsia="Times New Roman" w:hAnsi="inherit" w:cs="Times New Roman"/>
            <w:sz w:val="24"/>
            <w:szCs w:val="24"/>
            <w:bdr w:val="none" w:sz="0" w:space="0" w:color="auto" w:frame="1"/>
            <w:lang w:eastAsia="en-IN"/>
          </w:rPr>
          <w:t xml:space="preserve"> 51 MCU Arm Controller Development Board</w:t>
        </w:r>
      </w:ins>
    </w:p>
    <w:p w:rsidR="00411E97" w:rsidRPr="00411E97" w:rsidRDefault="00411E97" w:rsidP="00411E97">
      <w:pPr>
        <w:spacing w:after="0" w:line="240" w:lineRule="auto"/>
        <w:textAlignment w:val="baseline"/>
        <w:rPr>
          <w:ins w:id="22" w:author="Unknown"/>
          <w:rFonts w:ascii="inherit" w:eastAsia="Times New Roman" w:hAnsi="inherit" w:cs="Times New Roman"/>
          <w:sz w:val="24"/>
          <w:szCs w:val="24"/>
          <w:bdr w:val="none" w:sz="0" w:space="0" w:color="auto" w:frame="1"/>
          <w:lang w:eastAsia="en-IN"/>
        </w:rPr>
      </w:pPr>
      <w:proofErr w:type="gramStart"/>
      <w:ins w:id="23" w:author="Unknown">
        <w:r w:rsidRPr="00411E97">
          <w:rPr>
            <w:rFonts w:ascii="inherit" w:eastAsia="Times New Roman" w:hAnsi="inherit" w:cs="Times New Roman"/>
            <w:sz w:val="24"/>
            <w:szCs w:val="24"/>
            <w:bdr w:val="none" w:sz="0" w:space="0" w:color="auto" w:frame="1"/>
            <w:lang w:eastAsia="en-IN"/>
          </w:rPr>
          <w:t>microcontroller</w:t>
        </w:r>
        <w:proofErr w:type="gramEnd"/>
      </w:ins>
    </w:p>
    <w:p w:rsidR="00411E97" w:rsidRPr="00411E97" w:rsidRDefault="00C415A4" w:rsidP="00411E97">
      <w:pPr>
        <w:spacing w:before="615" w:after="615" w:line="240" w:lineRule="auto"/>
        <w:rPr>
          <w:rFonts w:ascii="Times New Roman" w:eastAsia="Times New Roman" w:hAnsi="Times New Roman" w:cs="Times New Roman"/>
          <w:sz w:val="24"/>
          <w:szCs w:val="24"/>
          <w:bdr w:val="none" w:sz="0" w:space="0" w:color="auto" w:frame="1"/>
          <w:lang w:eastAsia="en-IN"/>
        </w:rPr>
      </w:pPr>
      <w:r>
        <w:rPr>
          <w:rFonts w:ascii="Times New Roman" w:eastAsia="Times New Roman" w:hAnsi="Times New Roman" w:cs="Times New Roman"/>
          <w:sz w:val="24"/>
          <w:szCs w:val="24"/>
          <w:bdr w:val="none" w:sz="0" w:space="0" w:color="auto" w:frame="1"/>
          <w:lang w:eastAsia="en-IN"/>
        </w:rPr>
        <w:pict>
          <v:rect id="_x0000_i1026" style="width:0;height:.75pt" o:hralign="center" o:hrstd="t" o:hr="t" fillcolor="#a0a0a0" stroked="f"/>
        </w:pict>
      </w:r>
    </w:p>
    <w:p w:rsidR="00411E97" w:rsidRPr="00411E97" w:rsidRDefault="00411E97" w:rsidP="00411E97">
      <w:pPr>
        <w:shd w:val="clear" w:color="auto" w:fill="FFFFFF"/>
        <w:spacing w:after="0" w:line="240" w:lineRule="auto"/>
        <w:textAlignment w:val="baseline"/>
        <w:outlineLvl w:val="2"/>
        <w:rPr>
          <w:rFonts w:ascii="Segoe UI" w:eastAsia="Times New Roman" w:hAnsi="Segoe UI" w:cs="Segoe UI"/>
          <w:b/>
          <w:bCs/>
          <w:color w:val="FF4500"/>
          <w:sz w:val="31"/>
          <w:szCs w:val="31"/>
          <w:bdr w:val="none" w:sz="0" w:space="0" w:color="auto" w:frame="1"/>
          <w:lang w:eastAsia="en-IN"/>
        </w:rPr>
      </w:pPr>
      <w:r w:rsidRPr="00411E97">
        <w:rPr>
          <w:rFonts w:ascii="inherit" w:eastAsia="Times New Roman" w:hAnsi="inherit" w:cs="Segoe UI"/>
          <w:b/>
          <w:bCs/>
          <w:color w:val="FF4500"/>
          <w:sz w:val="31"/>
          <w:szCs w:val="31"/>
          <w:bdr w:val="none" w:sz="0" w:space="0" w:color="auto" w:frame="1"/>
          <w:lang w:eastAsia="en-IN"/>
        </w:rPr>
        <w:t>MCP2515 CAN Bus Controller Module</w:t>
      </w:r>
    </w:p>
    <w:p w:rsidR="00411E97" w:rsidRPr="00411E97" w:rsidRDefault="00411E97" w:rsidP="00411E97">
      <w:pPr>
        <w:shd w:val="clear" w:color="auto" w:fill="FFFFFF"/>
        <w:spacing w:after="370" w:line="240" w:lineRule="auto"/>
        <w:textAlignment w:val="baseline"/>
        <w:rPr>
          <w:rFonts w:ascii="Segoe UI" w:eastAsia="Times New Roman" w:hAnsi="Segoe UI" w:cs="Segoe UI"/>
          <w:color w:val="262626"/>
          <w:sz w:val="24"/>
          <w:szCs w:val="24"/>
          <w:bdr w:val="none" w:sz="0" w:space="0" w:color="auto" w:frame="1"/>
          <w:lang w:eastAsia="en-IN"/>
        </w:rPr>
      </w:pPr>
      <w:r w:rsidRPr="00411E97">
        <w:rPr>
          <w:rFonts w:ascii="Segoe UI" w:eastAsia="Times New Roman" w:hAnsi="Segoe UI" w:cs="Segoe UI"/>
          <w:color w:val="262626"/>
          <w:sz w:val="24"/>
          <w:szCs w:val="24"/>
          <w:bdr w:val="none" w:sz="0" w:space="0" w:color="auto" w:frame="1"/>
          <w:lang w:eastAsia="en-IN"/>
        </w:rPr>
        <w:t>The MCP2515 CAN Bus Controller is a simple Module that supports CAN Protocol version 2.0B and can be used for communication at 1Mbps.</w:t>
      </w:r>
    </w:p>
    <w:p w:rsidR="00411E97" w:rsidRPr="00411E97" w:rsidRDefault="00411E97" w:rsidP="00411E97">
      <w:pPr>
        <w:shd w:val="clear" w:color="auto" w:fill="FFFFFF"/>
        <w:spacing w:after="0" w:line="240" w:lineRule="auto"/>
        <w:textAlignment w:val="baseline"/>
        <w:rPr>
          <w:rFonts w:ascii="Segoe UI" w:eastAsia="Times New Roman" w:hAnsi="Segoe UI" w:cs="Segoe UI"/>
          <w:color w:val="262626"/>
          <w:sz w:val="24"/>
          <w:szCs w:val="24"/>
          <w:bdr w:val="none" w:sz="0" w:space="0" w:color="auto" w:frame="1"/>
          <w:lang w:eastAsia="en-IN"/>
        </w:rPr>
      </w:pPr>
      <w:r>
        <w:rPr>
          <w:rFonts w:ascii="inherit" w:eastAsia="Times New Roman" w:hAnsi="inherit" w:cs="Segoe UI"/>
          <w:noProof/>
          <w:color w:val="233CDD"/>
          <w:sz w:val="24"/>
          <w:szCs w:val="24"/>
          <w:bdr w:val="none" w:sz="0" w:space="0" w:color="auto" w:frame="1"/>
          <w:lang w:eastAsia="en-IN"/>
        </w:rPr>
        <w:drawing>
          <wp:inline distT="0" distB="0" distL="0" distR="0">
            <wp:extent cx="3140710" cy="2202815"/>
            <wp:effectExtent l="0" t="0" r="2540" b="6985"/>
            <wp:docPr id="7" name="Picture 7" descr="MCP2515 CAN Bus Module">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CP2515 CAN Bus Module">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40710" cy="2202815"/>
                    </a:xfrm>
                    <a:prstGeom prst="rect">
                      <a:avLst/>
                    </a:prstGeom>
                    <a:noFill/>
                    <a:ln>
                      <a:noFill/>
                    </a:ln>
                  </pic:spPr>
                </pic:pic>
              </a:graphicData>
            </a:graphic>
          </wp:inline>
        </w:drawing>
      </w:r>
    </w:p>
    <w:p w:rsidR="00411E97" w:rsidRPr="00411E97" w:rsidRDefault="00411E97" w:rsidP="00411E97">
      <w:pPr>
        <w:shd w:val="clear" w:color="auto" w:fill="FFFFFF"/>
        <w:spacing w:after="370" w:line="240" w:lineRule="auto"/>
        <w:textAlignment w:val="baseline"/>
        <w:rPr>
          <w:rFonts w:ascii="Segoe UI" w:eastAsia="Times New Roman" w:hAnsi="Segoe UI" w:cs="Segoe UI"/>
          <w:color w:val="262626"/>
          <w:sz w:val="24"/>
          <w:szCs w:val="24"/>
          <w:bdr w:val="none" w:sz="0" w:space="0" w:color="auto" w:frame="1"/>
          <w:lang w:eastAsia="en-IN"/>
        </w:rPr>
      </w:pPr>
      <w:r w:rsidRPr="00411E97">
        <w:rPr>
          <w:rFonts w:ascii="Segoe UI" w:eastAsia="Times New Roman" w:hAnsi="Segoe UI" w:cs="Segoe UI"/>
          <w:color w:val="262626"/>
          <w:sz w:val="24"/>
          <w:szCs w:val="24"/>
          <w:bdr w:val="none" w:sz="0" w:space="0" w:color="auto" w:frame="1"/>
          <w:lang w:eastAsia="en-IN"/>
        </w:rPr>
        <w:t>This particular module is based on MCP2515 CAN Controller IC and TJA1050 CAN Transceiver IC. The MCP2515 IC is a standalone CAN Controller and has an integrated SPI Interface for communication with microcontrollers. Coming to the TJA1050 IC, it acts as an interface between the MCP2515 CAN Controller IC and the Physical CAN Bus.</w:t>
      </w:r>
    </w:p>
    <w:p w:rsidR="00411E97" w:rsidRPr="00411E97" w:rsidRDefault="00411E97" w:rsidP="00411E97">
      <w:pPr>
        <w:shd w:val="clear" w:color="auto" w:fill="FFFFFF"/>
        <w:spacing w:after="0" w:line="240" w:lineRule="auto"/>
        <w:textAlignment w:val="baseline"/>
        <w:rPr>
          <w:rFonts w:ascii="Segoe UI" w:eastAsia="Times New Roman" w:hAnsi="Segoe UI" w:cs="Segoe UI"/>
          <w:color w:val="262626"/>
          <w:sz w:val="24"/>
          <w:szCs w:val="24"/>
          <w:bdr w:val="none" w:sz="0" w:space="0" w:color="auto" w:frame="1"/>
          <w:lang w:eastAsia="en-IN"/>
        </w:rPr>
      </w:pPr>
      <w:r>
        <w:rPr>
          <w:rFonts w:ascii="inherit" w:eastAsia="Times New Roman" w:hAnsi="inherit" w:cs="Segoe UI"/>
          <w:noProof/>
          <w:color w:val="233CDD"/>
          <w:sz w:val="24"/>
          <w:szCs w:val="24"/>
          <w:bdr w:val="none" w:sz="0" w:space="0" w:color="auto" w:frame="1"/>
          <w:lang w:eastAsia="en-IN"/>
        </w:rPr>
        <w:lastRenderedPageBreak/>
        <w:drawing>
          <wp:inline distT="0" distB="0" distL="0" distR="0">
            <wp:extent cx="5335270" cy="3427095"/>
            <wp:effectExtent l="0" t="0" r="0" b="1905"/>
            <wp:docPr id="6" name="Picture 6" descr="https://how2electronics.com/wp-content/uploads/2022/07/MCP2515-Parts-560x360.j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ow2electronics.com/wp-content/uploads/2022/07/MCP2515-Parts-560x360.jpg">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5270" cy="3427095"/>
                    </a:xfrm>
                    <a:prstGeom prst="rect">
                      <a:avLst/>
                    </a:prstGeom>
                    <a:noFill/>
                    <a:ln>
                      <a:noFill/>
                    </a:ln>
                  </pic:spPr>
                </pic:pic>
              </a:graphicData>
            </a:graphic>
          </wp:inline>
        </w:drawing>
      </w:r>
    </w:p>
    <w:p w:rsidR="00411E97" w:rsidRPr="00411E97" w:rsidRDefault="00411E97" w:rsidP="00411E97">
      <w:pPr>
        <w:shd w:val="clear" w:color="auto" w:fill="FFFFFF"/>
        <w:spacing w:after="370" w:line="240" w:lineRule="auto"/>
        <w:textAlignment w:val="baseline"/>
        <w:rPr>
          <w:rFonts w:ascii="Segoe UI" w:eastAsia="Times New Roman" w:hAnsi="Segoe UI" w:cs="Segoe UI"/>
          <w:color w:val="262626"/>
          <w:sz w:val="24"/>
          <w:szCs w:val="24"/>
          <w:bdr w:val="none" w:sz="0" w:space="0" w:color="auto" w:frame="1"/>
          <w:lang w:eastAsia="en-IN"/>
        </w:rPr>
      </w:pPr>
      <w:r w:rsidRPr="00411E97">
        <w:rPr>
          <w:rFonts w:ascii="Segoe UI" w:eastAsia="Times New Roman" w:hAnsi="Segoe UI" w:cs="Segoe UI"/>
          <w:color w:val="262626"/>
          <w:sz w:val="24"/>
          <w:szCs w:val="24"/>
          <w:bdr w:val="none" w:sz="0" w:space="0" w:color="auto" w:frame="1"/>
          <w:lang w:eastAsia="en-IN"/>
        </w:rPr>
        <w:t xml:space="preserve">The board has </w:t>
      </w:r>
      <w:proofErr w:type="gramStart"/>
      <w:r w:rsidRPr="00411E97">
        <w:rPr>
          <w:rFonts w:ascii="Segoe UI" w:eastAsia="Times New Roman" w:hAnsi="Segoe UI" w:cs="Segoe UI"/>
          <w:color w:val="262626"/>
          <w:sz w:val="24"/>
          <w:szCs w:val="24"/>
          <w:bdr w:val="none" w:sz="0" w:space="0" w:color="auto" w:frame="1"/>
          <w:lang w:eastAsia="en-IN"/>
        </w:rPr>
        <w:t>a</w:t>
      </w:r>
      <w:proofErr w:type="gramEnd"/>
      <w:r w:rsidRPr="00411E97">
        <w:rPr>
          <w:rFonts w:ascii="Segoe UI" w:eastAsia="Times New Roman" w:hAnsi="Segoe UI" w:cs="Segoe UI"/>
          <w:color w:val="262626"/>
          <w:sz w:val="24"/>
          <w:szCs w:val="24"/>
          <w:bdr w:val="none" w:sz="0" w:space="0" w:color="auto" w:frame="1"/>
          <w:lang w:eastAsia="en-IN"/>
        </w:rPr>
        <w:t xml:space="preserve"> 8 MHz Crystal oscillator. Even the 16 MHz version is also available. A jumper can be attached which will give 120ohm Termination. CAN_H &amp; CAN_L are the two screws where wires can be attached over a distance for communicating with other CAN Module.</w:t>
      </w:r>
    </w:p>
    <w:p w:rsidR="00411E97" w:rsidRPr="00411E97" w:rsidRDefault="00411E97" w:rsidP="00411E97">
      <w:pPr>
        <w:shd w:val="clear" w:color="auto" w:fill="FFFFFF"/>
        <w:spacing w:after="370" w:line="240" w:lineRule="auto"/>
        <w:textAlignment w:val="baseline"/>
        <w:rPr>
          <w:rFonts w:ascii="Segoe UI" w:eastAsia="Times New Roman" w:hAnsi="Segoe UI" w:cs="Segoe UI"/>
          <w:color w:val="262626"/>
          <w:sz w:val="24"/>
          <w:szCs w:val="24"/>
          <w:bdr w:val="none" w:sz="0" w:space="0" w:color="auto" w:frame="1"/>
          <w:lang w:eastAsia="en-IN"/>
        </w:rPr>
      </w:pPr>
      <w:r w:rsidRPr="00411E97">
        <w:rPr>
          <w:rFonts w:ascii="Segoe UI" w:eastAsia="Times New Roman" w:hAnsi="Segoe UI" w:cs="Segoe UI"/>
          <w:color w:val="262626"/>
          <w:sz w:val="24"/>
          <w:szCs w:val="24"/>
          <w:bdr w:val="none" w:sz="0" w:space="0" w:color="auto" w:frame="1"/>
          <w:lang w:eastAsia="en-IN"/>
        </w:rPr>
        <w:t>Following is the schematic of MCP2515 CAN Module.</w:t>
      </w:r>
    </w:p>
    <w:p w:rsidR="00411E97" w:rsidRPr="00411E97" w:rsidRDefault="00411E97" w:rsidP="00411E97">
      <w:pPr>
        <w:shd w:val="clear" w:color="auto" w:fill="FFFFFF"/>
        <w:spacing w:after="0" w:line="240" w:lineRule="auto"/>
        <w:textAlignment w:val="baseline"/>
        <w:rPr>
          <w:rFonts w:ascii="Segoe UI" w:eastAsia="Times New Roman" w:hAnsi="Segoe UI" w:cs="Segoe UI"/>
          <w:color w:val="262626"/>
          <w:sz w:val="24"/>
          <w:szCs w:val="24"/>
          <w:bdr w:val="none" w:sz="0" w:space="0" w:color="auto" w:frame="1"/>
          <w:lang w:eastAsia="en-IN"/>
        </w:rPr>
      </w:pPr>
      <w:r>
        <w:rPr>
          <w:rFonts w:ascii="inherit" w:eastAsia="Times New Roman" w:hAnsi="inherit" w:cs="Segoe UI"/>
          <w:noProof/>
          <w:color w:val="233CDD"/>
          <w:sz w:val="24"/>
          <w:szCs w:val="24"/>
          <w:bdr w:val="none" w:sz="0" w:space="0" w:color="auto" w:frame="1"/>
          <w:lang w:eastAsia="en-IN"/>
        </w:rPr>
        <w:drawing>
          <wp:inline distT="0" distB="0" distL="0" distR="0">
            <wp:extent cx="4413250" cy="3689350"/>
            <wp:effectExtent l="0" t="0" r="6350" b="6350"/>
            <wp:docPr id="5" name="Picture 5" descr="https://how2electronics.com/wp-content/uploads/2022/07/MCP2515-Schematic.pn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ow2electronics.com/wp-content/uploads/2022/07/MCP2515-Schematic.png">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13250" cy="3689350"/>
                    </a:xfrm>
                    <a:prstGeom prst="rect">
                      <a:avLst/>
                    </a:prstGeom>
                    <a:noFill/>
                    <a:ln>
                      <a:noFill/>
                    </a:ln>
                  </pic:spPr>
                </pic:pic>
              </a:graphicData>
            </a:graphic>
          </wp:inline>
        </w:drawing>
      </w:r>
    </w:p>
    <w:p w:rsidR="00411E97" w:rsidRPr="00411E97" w:rsidRDefault="00411E97" w:rsidP="00411E97">
      <w:pPr>
        <w:shd w:val="clear" w:color="auto" w:fill="FFFFFF"/>
        <w:spacing w:after="370" w:line="240" w:lineRule="auto"/>
        <w:textAlignment w:val="baseline"/>
        <w:rPr>
          <w:rFonts w:ascii="Segoe UI" w:eastAsia="Times New Roman" w:hAnsi="Segoe UI" w:cs="Segoe UI"/>
          <w:color w:val="262626"/>
          <w:sz w:val="24"/>
          <w:szCs w:val="24"/>
          <w:bdr w:val="none" w:sz="0" w:space="0" w:color="auto" w:frame="1"/>
          <w:lang w:eastAsia="en-IN"/>
        </w:rPr>
      </w:pPr>
      <w:r w:rsidRPr="00411E97">
        <w:rPr>
          <w:rFonts w:ascii="Segoe UI" w:eastAsia="Times New Roman" w:hAnsi="Segoe UI" w:cs="Segoe UI"/>
          <w:color w:val="262626"/>
          <w:sz w:val="24"/>
          <w:szCs w:val="24"/>
          <w:bdr w:val="none" w:sz="0" w:space="0" w:color="auto" w:frame="1"/>
          <w:lang w:eastAsia="en-IN"/>
        </w:rPr>
        <w:lastRenderedPageBreak/>
        <w:t xml:space="preserve">MCP2515 IC is the main controller that internally consists of three main subcomponents: The CAN Module, the Control Logic, and the SPI Block. CAN Module is responsible for transmitting and receiving messages on the CAN Bus. Control Logic handles the setup and operation of the MCP2515 by interfacing all the blocks. The SPI Block is responsible for the SPI communication interface. The TJA1050 IC </w:t>
      </w:r>
      <w:proofErr w:type="spellStart"/>
      <w:r w:rsidRPr="00411E97">
        <w:rPr>
          <w:rFonts w:ascii="Segoe UI" w:eastAsia="Times New Roman" w:hAnsi="Segoe UI" w:cs="Segoe UI"/>
          <w:color w:val="262626"/>
          <w:sz w:val="24"/>
          <w:szCs w:val="24"/>
          <w:bdr w:val="none" w:sz="0" w:space="0" w:color="auto" w:frame="1"/>
          <w:lang w:eastAsia="en-IN"/>
        </w:rPr>
        <w:t>IC</w:t>
      </w:r>
      <w:proofErr w:type="spellEnd"/>
      <w:r w:rsidRPr="00411E97">
        <w:rPr>
          <w:rFonts w:ascii="Segoe UI" w:eastAsia="Times New Roman" w:hAnsi="Segoe UI" w:cs="Segoe UI"/>
          <w:color w:val="262626"/>
          <w:sz w:val="24"/>
          <w:szCs w:val="24"/>
          <w:bdr w:val="none" w:sz="0" w:space="0" w:color="auto" w:frame="1"/>
          <w:lang w:eastAsia="en-IN"/>
        </w:rPr>
        <w:t xml:space="preserve"> is responsible for taking the data from the controller and relaying it onto the bus.</w:t>
      </w:r>
    </w:p>
    <w:p w:rsidR="00411E97" w:rsidRPr="00411E97" w:rsidRDefault="00411E97" w:rsidP="00411E97">
      <w:pPr>
        <w:shd w:val="clear" w:color="auto" w:fill="FFFFFF"/>
        <w:spacing w:after="0" w:line="240" w:lineRule="auto"/>
        <w:textAlignment w:val="baseline"/>
        <w:rPr>
          <w:ins w:id="24" w:author="Unknown"/>
          <w:rFonts w:ascii="inherit" w:eastAsia="Times New Roman" w:hAnsi="inherit" w:cs="Segoe UI"/>
          <w:color w:val="262626"/>
          <w:sz w:val="24"/>
          <w:szCs w:val="24"/>
          <w:bdr w:val="none" w:sz="0" w:space="0" w:color="auto" w:frame="1"/>
          <w:lang w:eastAsia="en-IN"/>
        </w:rPr>
      </w:pPr>
      <w:ins w:id="25" w:author="Unknown">
        <w:r w:rsidRPr="00411E97">
          <w:rPr>
            <w:rFonts w:ascii="Segoe UI" w:eastAsia="Times New Roman" w:hAnsi="Segoe UI" w:cs="Segoe UI"/>
            <w:color w:val="262626"/>
            <w:sz w:val="24"/>
            <w:szCs w:val="24"/>
            <w:bdr w:val="none" w:sz="0" w:space="0" w:color="auto" w:frame="1"/>
            <w:lang w:eastAsia="en-IN"/>
          </w:rPr>
          <w:br/>
        </w:r>
      </w:ins>
      <w:r w:rsidRPr="00411E97">
        <w:rPr>
          <w:rFonts w:ascii="Segoe UI" w:eastAsia="Times New Roman" w:hAnsi="Segoe UI" w:cs="Segoe UI"/>
          <w:color w:val="262626"/>
          <w:sz w:val="24"/>
          <w:szCs w:val="24"/>
          <w:bdr w:val="none" w:sz="0" w:space="0" w:color="auto" w:frame="1"/>
          <w:lang w:eastAsia="en-IN"/>
        </w:rPr>
        <w:br/>
      </w:r>
    </w:p>
    <w:p w:rsidR="00411E97" w:rsidRPr="00411E97" w:rsidRDefault="00411E97" w:rsidP="00411E97">
      <w:pPr>
        <w:shd w:val="clear" w:color="auto" w:fill="FFFFFF"/>
        <w:spacing w:after="0" w:line="240" w:lineRule="auto"/>
        <w:textAlignment w:val="baseline"/>
        <w:outlineLvl w:val="3"/>
        <w:rPr>
          <w:rFonts w:ascii="Segoe UI" w:eastAsia="Times New Roman" w:hAnsi="Segoe UI" w:cs="Segoe UI"/>
          <w:b/>
          <w:bCs/>
          <w:color w:val="000000"/>
          <w:sz w:val="29"/>
          <w:szCs w:val="29"/>
          <w:bdr w:val="none" w:sz="0" w:space="0" w:color="auto" w:frame="1"/>
          <w:lang w:eastAsia="en-IN"/>
        </w:rPr>
      </w:pPr>
      <w:r w:rsidRPr="00411E97">
        <w:rPr>
          <w:rFonts w:ascii="inherit" w:eastAsia="Times New Roman" w:hAnsi="inherit" w:cs="Segoe UI"/>
          <w:b/>
          <w:bCs/>
          <w:color w:val="000000"/>
          <w:sz w:val="29"/>
          <w:szCs w:val="29"/>
          <w:bdr w:val="none" w:sz="0" w:space="0" w:color="auto" w:frame="1"/>
          <w:lang w:eastAsia="en-IN"/>
        </w:rPr>
        <w:t>Features and Specification of MCP2515</w:t>
      </w:r>
    </w:p>
    <w:p w:rsidR="00411E97" w:rsidRPr="00411E97" w:rsidRDefault="00411E97" w:rsidP="00411E97">
      <w:pPr>
        <w:numPr>
          <w:ilvl w:val="0"/>
          <w:numId w:val="1"/>
        </w:numPr>
        <w:shd w:val="clear" w:color="auto" w:fill="FFFFFF"/>
        <w:spacing w:after="106" w:line="240" w:lineRule="auto"/>
        <w:ind w:left="525"/>
        <w:textAlignment w:val="baseline"/>
        <w:rPr>
          <w:rFonts w:ascii="inherit" w:eastAsia="Times New Roman" w:hAnsi="inherit" w:cs="Segoe UI"/>
          <w:color w:val="262626"/>
          <w:sz w:val="24"/>
          <w:szCs w:val="24"/>
          <w:bdr w:val="none" w:sz="0" w:space="0" w:color="auto" w:frame="1"/>
          <w:lang w:eastAsia="en-IN"/>
        </w:rPr>
      </w:pPr>
      <w:r w:rsidRPr="00411E97">
        <w:rPr>
          <w:rFonts w:ascii="inherit" w:eastAsia="Times New Roman" w:hAnsi="inherit" w:cs="Segoe UI"/>
          <w:color w:val="262626"/>
          <w:sz w:val="24"/>
          <w:szCs w:val="24"/>
          <w:bdr w:val="none" w:sz="0" w:space="0" w:color="auto" w:frame="1"/>
          <w:lang w:eastAsia="en-IN"/>
        </w:rPr>
        <w:t>Uses High-speed CAN transceiver TJA1050</w:t>
      </w:r>
    </w:p>
    <w:p w:rsidR="00411E97" w:rsidRPr="00411E97" w:rsidRDefault="00411E97" w:rsidP="00411E97">
      <w:pPr>
        <w:numPr>
          <w:ilvl w:val="0"/>
          <w:numId w:val="1"/>
        </w:numPr>
        <w:shd w:val="clear" w:color="auto" w:fill="FFFFFF"/>
        <w:spacing w:after="106" w:line="240" w:lineRule="auto"/>
        <w:ind w:left="525"/>
        <w:textAlignment w:val="baseline"/>
        <w:rPr>
          <w:rFonts w:ascii="inherit" w:eastAsia="Times New Roman" w:hAnsi="inherit" w:cs="Segoe UI"/>
          <w:color w:val="262626"/>
          <w:sz w:val="24"/>
          <w:szCs w:val="24"/>
          <w:bdr w:val="none" w:sz="0" w:space="0" w:color="auto" w:frame="1"/>
          <w:lang w:eastAsia="en-IN"/>
        </w:rPr>
      </w:pPr>
      <w:r w:rsidRPr="00411E97">
        <w:rPr>
          <w:rFonts w:ascii="inherit" w:eastAsia="Times New Roman" w:hAnsi="inherit" w:cs="Segoe UI"/>
          <w:color w:val="262626"/>
          <w:sz w:val="24"/>
          <w:szCs w:val="24"/>
          <w:bdr w:val="none" w:sz="0" w:space="0" w:color="auto" w:frame="1"/>
          <w:lang w:eastAsia="en-IN"/>
        </w:rPr>
        <w:t>Dimension: 40×28mm</w:t>
      </w:r>
    </w:p>
    <w:p w:rsidR="00411E97" w:rsidRPr="00411E97" w:rsidRDefault="00411E97" w:rsidP="00411E97">
      <w:pPr>
        <w:numPr>
          <w:ilvl w:val="0"/>
          <w:numId w:val="1"/>
        </w:numPr>
        <w:shd w:val="clear" w:color="auto" w:fill="FFFFFF"/>
        <w:spacing w:after="106" w:line="240" w:lineRule="auto"/>
        <w:ind w:left="525"/>
        <w:textAlignment w:val="baseline"/>
        <w:rPr>
          <w:rFonts w:ascii="inherit" w:eastAsia="Times New Roman" w:hAnsi="inherit" w:cs="Segoe UI"/>
          <w:color w:val="262626"/>
          <w:sz w:val="24"/>
          <w:szCs w:val="24"/>
          <w:bdr w:val="none" w:sz="0" w:space="0" w:color="auto" w:frame="1"/>
          <w:lang w:eastAsia="en-IN"/>
        </w:rPr>
      </w:pPr>
      <w:r w:rsidRPr="00411E97">
        <w:rPr>
          <w:rFonts w:ascii="inherit" w:eastAsia="Times New Roman" w:hAnsi="inherit" w:cs="Segoe UI"/>
          <w:color w:val="262626"/>
          <w:sz w:val="24"/>
          <w:szCs w:val="24"/>
          <w:bdr w:val="none" w:sz="0" w:space="0" w:color="auto" w:frame="1"/>
          <w:lang w:eastAsia="en-IN"/>
        </w:rPr>
        <w:t>SPI control for expanding Multi CAN bus interface</w:t>
      </w:r>
    </w:p>
    <w:p w:rsidR="00411E97" w:rsidRPr="00411E97" w:rsidRDefault="00411E97" w:rsidP="00411E97">
      <w:pPr>
        <w:numPr>
          <w:ilvl w:val="0"/>
          <w:numId w:val="1"/>
        </w:numPr>
        <w:shd w:val="clear" w:color="auto" w:fill="FFFFFF"/>
        <w:spacing w:after="106" w:line="240" w:lineRule="auto"/>
        <w:ind w:left="525"/>
        <w:textAlignment w:val="baseline"/>
        <w:rPr>
          <w:rFonts w:ascii="inherit" w:eastAsia="Times New Roman" w:hAnsi="inherit" w:cs="Segoe UI"/>
          <w:color w:val="262626"/>
          <w:sz w:val="24"/>
          <w:szCs w:val="24"/>
          <w:bdr w:val="none" w:sz="0" w:space="0" w:color="auto" w:frame="1"/>
          <w:lang w:eastAsia="en-IN"/>
        </w:rPr>
      </w:pPr>
      <w:r w:rsidRPr="00411E97">
        <w:rPr>
          <w:rFonts w:ascii="inherit" w:eastAsia="Times New Roman" w:hAnsi="inherit" w:cs="Segoe UI"/>
          <w:color w:val="262626"/>
          <w:sz w:val="24"/>
          <w:szCs w:val="24"/>
          <w:bdr w:val="none" w:sz="0" w:space="0" w:color="auto" w:frame="1"/>
          <w:lang w:eastAsia="en-IN"/>
        </w:rPr>
        <w:t>8MHZ crystal oscillator</w:t>
      </w:r>
    </w:p>
    <w:p w:rsidR="00411E97" w:rsidRPr="00411E97" w:rsidRDefault="00411E97" w:rsidP="00411E97">
      <w:pPr>
        <w:numPr>
          <w:ilvl w:val="0"/>
          <w:numId w:val="1"/>
        </w:numPr>
        <w:shd w:val="clear" w:color="auto" w:fill="FFFFFF"/>
        <w:spacing w:after="106" w:line="240" w:lineRule="auto"/>
        <w:ind w:left="525"/>
        <w:textAlignment w:val="baseline"/>
        <w:rPr>
          <w:rFonts w:ascii="inherit" w:eastAsia="Times New Roman" w:hAnsi="inherit" w:cs="Segoe UI"/>
          <w:color w:val="262626"/>
          <w:sz w:val="24"/>
          <w:szCs w:val="24"/>
          <w:bdr w:val="none" w:sz="0" w:space="0" w:color="auto" w:frame="1"/>
          <w:lang w:eastAsia="en-IN"/>
        </w:rPr>
      </w:pPr>
      <w:r w:rsidRPr="00411E97">
        <w:rPr>
          <w:rFonts w:ascii="inherit" w:eastAsia="Times New Roman" w:hAnsi="inherit" w:cs="Segoe UI"/>
          <w:color w:val="262626"/>
          <w:sz w:val="24"/>
          <w:szCs w:val="24"/>
          <w:bdr w:val="none" w:sz="0" w:space="0" w:color="auto" w:frame="1"/>
          <w:lang w:eastAsia="en-IN"/>
        </w:rPr>
        <w:t>120Ω terminal resistance</w:t>
      </w:r>
    </w:p>
    <w:p w:rsidR="00411E97" w:rsidRPr="00411E97" w:rsidRDefault="00411E97" w:rsidP="00411E97">
      <w:pPr>
        <w:numPr>
          <w:ilvl w:val="0"/>
          <w:numId w:val="1"/>
        </w:numPr>
        <w:shd w:val="clear" w:color="auto" w:fill="FFFFFF"/>
        <w:spacing w:after="106" w:line="240" w:lineRule="auto"/>
        <w:ind w:left="525"/>
        <w:textAlignment w:val="baseline"/>
        <w:rPr>
          <w:rFonts w:ascii="inherit" w:eastAsia="Times New Roman" w:hAnsi="inherit" w:cs="Segoe UI"/>
          <w:color w:val="262626"/>
          <w:sz w:val="24"/>
          <w:szCs w:val="24"/>
          <w:bdr w:val="none" w:sz="0" w:space="0" w:color="auto" w:frame="1"/>
          <w:lang w:eastAsia="en-IN"/>
        </w:rPr>
      </w:pPr>
      <w:r w:rsidRPr="00411E97">
        <w:rPr>
          <w:rFonts w:ascii="inherit" w:eastAsia="Times New Roman" w:hAnsi="inherit" w:cs="Segoe UI"/>
          <w:color w:val="262626"/>
          <w:sz w:val="24"/>
          <w:szCs w:val="24"/>
          <w:bdr w:val="none" w:sz="0" w:space="0" w:color="auto" w:frame="1"/>
          <w:lang w:eastAsia="en-IN"/>
        </w:rPr>
        <w:t>Has independent key, LED indicator, Power indicator</w:t>
      </w:r>
    </w:p>
    <w:p w:rsidR="00411E97" w:rsidRPr="00411E97" w:rsidRDefault="00411E97" w:rsidP="00411E97">
      <w:pPr>
        <w:numPr>
          <w:ilvl w:val="0"/>
          <w:numId w:val="1"/>
        </w:numPr>
        <w:shd w:val="clear" w:color="auto" w:fill="FFFFFF"/>
        <w:spacing w:after="106" w:line="240" w:lineRule="auto"/>
        <w:ind w:left="525"/>
        <w:textAlignment w:val="baseline"/>
        <w:rPr>
          <w:rFonts w:ascii="inherit" w:eastAsia="Times New Roman" w:hAnsi="inherit" w:cs="Segoe UI"/>
          <w:color w:val="262626"/>
          <w:sz w:val="24"/>
          <w:szCs w:val="24"/>
          <w:bdr w:val="none" w:sz="0" w:space="0" w:color="auto" w:frame="1"/>
          <w:lang w:eastAsia="en-IN"/>
        </w:rPr>
      </w:pPr>
      <w:r w:rsidRPr="00411E97">
        <w:rPr>
          <w:rFonts w:ascii="inherit" w:eastAsia="Times New Roman" w:hAnsi="inherit" w:cs="Segoe UI"/>
          <w:color w:val="262626"/>
          <w:sz w:val="24"/>
          <w:szCs w:val="24"/>
          <w:bdr w:val="none" w:sz="0" w:space="0" w:color="auto" w:frame="1"/>
          <w:lang w:eastAsia="en-IN"/>
        </w:rPr>
        <w:t>Supports 1 Mb/s CAN operation</w:t>
      </w:r>
    </w:p>
    <w:p w:rsidR="00411E97" w:rsidRPr="00411E97" w:rsidRDefault="00411E97" w:rsidP="00411E97">
      <w:pPr>
        <w:numPr>
          <w:ilvl w:val="0"/>
          <w:numId w:val="1"/>
        </w:numPr>
        <w:shd w:val="clear" w:color="auto" w:fill="FFFFFF"/>
        <w:spacing w:after="106" w:line="240" w:lineRule="auto"/>
        <w:ind w:left="525"/>
        <w:textAlignment w:val="baseline"/>
        <w:rPr>
          <w:rFonts w:ascii="inherit" w:eastAsia="Times New Roman" w:hAnsi="inherit" w:cs="Segoe UI"/>
          <w:color w:val="262626"/>
          <w:sz w:val="24"/>
          <w:szCs w:val="24"/>
          <w:bdr w:val="none" w:sz="0" w:space="0" w:color="auto" w:frame="1"/>
          <w:lang w:eastAsia="en-IN"/>
        </w:rPr>
      </w:pPr>
      <w:r w:rsidRPr="00411E97">
        <w:rPr>
          <w:rFonts w:ascii="inherit" w:eastAsia="Times New Roman" w:hAnsi="inherit" w:cs="Segoe UI"/>
          <w:color w:val="262626"/>
          <w:sz w:val="24"/>
          <w:szCs w:val="24"/>
          <w:bdr w:val="none" w:sz="0" w:space="0" w:color="auto" w:frame="1"/>
          <w:lang w:eastAsia="en-IN"/>
        </w:rPr>
        <w:t>Low current standby operation</w:t>
      </w:r>
    </w:p>
    <w:p w:rsidR="00411E97" w:rsidRPr="00411E97" w:rsidRDefault="00411E97" w:rsidP="00411E97">
      <w:pPr>
        <w:numPr>
          <w:ilvl w:val="0"/>
          <w:numId w:val="1"/>
        </w:numPr>
        <w:shd w:val="clear" w:color="auto" w:fill="FFFFFF"/>
        <w:spacing w:after="106" w:line="240" w:lineRule="auto"/>
        <w:ind w:left="525"/>
        <w:textAlignment w:val="baseline"/>
        <w:rPr>
          <w:rFonts w:ascii="inherit" w:eastAsia="Times New Roman" w:hAnsi="inherit" w:cs="Segoe UI"/>
          <w:color w:val="262626"/>
          <w:sz w:val="24"/>
          <w:szCs w:val="24"/>
          <w:bdr w:val="none" w:sz="0" w:space="0" w:color="auto" w:frame="1"/>
          <w:lang w:eastAsia="en-IN"/>
        </w:rPr>
      </w:pPr>
      <w:r w:rsidRPr="00411E97">
        <w:rPr>
          <w:rFonts w:ascii="inherit" w:eastAsia="Times New Roman" w:hAnsi="inherit" w:cs="Segoe UI"/>
          <w:color w:val="262626"/>
          <w:sz w:val="24"/>
          <w:szCs w:val="24"/>
          <w:bdr w:val="none" w:sz="0" w:space="0" w:color="auto" w:frame="1"/>
          <w:lang w:eastAsia="en-IN"/>
        </w:rPr>
        <w:t>Up to 112 nodes can be connected</w:t>
      </w:r>
    </w:p>
    <w:p w:rsidR="00411E97" w:rsidRPr="00411E97" w:rsidRDefault="00411E97" w:rsidP="00411E97">
      <w:pPr>
        <w:shd w:val="clear" w:color="auto" w:fill="FFFFFF"/>
        <w:spacing w:after="0" w:line="240" w:lineRule="auto"/>
        <w:textAlignment w:val="baseline"/>
        <w:rPr>
          <w:rFonts w:ascii="Segoe UI" w:eastAsia="Times New Roman" w:hAnsi="Segoe UI" w:cs="Segoe UI"/>
          <w:color w:val="262626"/>
          <w:sz w:val="24"/>
          <w:szCs w:val="24"/>
          <w:bdr w:val="none" w:sz="0" w:space="0" w:color="auto" w:frame="1"/>
          <w:lang w:eastAsia="en-IN"/>
        </w:rPr>
      </w:pPr>
      <w:r w:rsidRPr="00411E97">
        <w:rPr>
          <w:rFonts w:ascii="Segoe UI" w:eastAsia="Times New Roman" w:hAnsi="Segoe UI" w:cs="Segoe UI"/>
          <w:color w:val="262626"/>
          <w:sz w:val="24"/>
          <w:szCs w:val="24"/>
          <w:bdr w:val="none" w:sz="0" w:space="0" w:color="auto" w:frame="1"/>
          <w:lang w:eastAsia="en-IN"/>
        </w:rPr>
        <w:t>For more information refer to </w:t>
      </w:r>
      <w:hyperlink r:id="rId20" w:tgtFrame="_blank" w:history="1">
        <w:r w:rsidRPr="00411E97">
          <w:rPr>
            <w:rFonts w:ascii="inherit" w:eastAsia="Times New Roman" w:hAnsi="inherit" w:cs="Segoe UI"/>
            <w:b/>
            <w:bCs/>
            <w:color w:val="233CDD"/>
            <w:sz w:val="24"/>
            <w:szCs w:val="24"/>
            <w:bdr w:val="none" w:sz="0" w:space="0" w:color="auto" w:frame="1"/>
            <w:lang w:eastAsia="en-IN"/>
          </w:rPr>
          <w:t>MCP2515 Datasheet</w:t>
        </w:r>
      </w:hyperlink>
      <w:r w:rsidRPr="00411E97">
        <w:rPr>
          <w:rFonts w:ascii="Segoe UI" w:eastAsia="Times New Roman" w:hAnsi="Segoe UI" w:cs="Segoe UI"/>
          <w:color w:val="262626"/>
          <w:sz w:val="24"/>
          <w:szCs w:val="24"/>
          <w:bdr w:val="none" w:sz="0" w:space="0" w:color="auto" w:frame="1"/>
          <w:lang w:eastAsia="en-IN"/>
        </w:rPr>
        <w:t> which also has a detailed guide.</w:t>
      </w:r>
    </w:p>
    <w:p w:rsidR="00411E97" w:rsidRPr="00411E97" w:rsidRDefault="00C415A4" w:rsidP="00411E97">
      <w:pPr>
        <w:spacing w:before="615" w:after="615" w:line="240" w:lineRule="auto"/>
        <w:rPr>
          <w:rFonts w:ascii="Times New Roman" w:eastAsia="Times New Roman" w:hAnsi="Times New Roman" w:cs="Times New Roman"/>
          <w:sz w:val="24"/>
          <w:szCs w:val="24"/>
          <w:bdr w:val="none" w:sz="0" w:space="0" w:color="auto" w:frame="1"/>
          <w:lang w:eastAsia="en-IN"/>
        </w:rPr>
      </w:pPr>
      <w:r>
        <w:rPr>
          <w:rFonts w:ascii="Times New Roman" w:eastAsia="Times New Roman" w:hAnsi="Times New Roman" w:cs="Times New Roman"/>
          <w:sz w:val="24"/>
          <w:szCs w:val="24"/>
          <w:bdr w:val="none" w:sz="0" w:space="0" w:color="auto" w:frame="1"/>
          <w:lang w:eastAsia="en-IN"/>
        </w:rPr>
        <w:pict>
          <v:rect id="_x0000_i1027" style="width:0;height:.75pt" o:hralign="center" o:hrstd="t" o:hr="t" fillcolor="#a0a0a0" stroked="f"/>
        </w:pict>
      </w:r>
    </w:p>
    <w:p w:rsidR="00411E97" w:rsidRPr="00411E97" w:rsidRDefault="00411E97" w:rsidP="00411E97">
      <w:pPr>
        <w:shd w:val="clear" w:color="auto" w:fill="FFFFFF"/>
        <w:spacing w:after="0" w:line="240" w:lineRule="auto"/>
        <w:textAlignment w:val="baseline"/>
        <w:outlineLvl w:val="2"/>
        <w:rPr>
          <w:rFonts w:ascii="Segoe UI" w:eastAsia="Times New Roman" w:hAnsi="Segoe UI" w:cs="Segoe UI"/>
          <w:b/>
          <w:bCs/>
          <w:color w:val="FF4500"/>
          <w:sz w:val="31"/>
          <w:szCs w:val="31"/>
          <w:bdr w:val="none" w:sz="0" w:space="0" w:color="auto" w:frame="1"/>
          <w:lang w:eastAsia="en-IN"/>
        </w:rPr>
      </w:pPr>
      <w:r w:rsidRPr="00411E97">
        <w:rPr>
          <w:rFonts w:ascii="inherit" w:eastAsia="Times New Roman" w:hAnsi="inherit" w:cs="Segoe UI"/>
          <w:b/>
          <w:bCs/>
          <w:color w:val="FF4500"/>
          <w:sz w:val="31"/>
          <w:szCs w:val="31"/>
          <w:bdr w:val="none" w:sz="0" w:space="0" w:color="auto" w:frame="1"/>
          <w:lang w:eastAsia="en-IN"/>
        </w:rPr>
        <w:t>Interfacing MCP2515 CAN Bus Module with ESP32</w:t>
      </w:r>
    </w:p>
    <w:p w:rsidR="00411E97" w:rsidRPr="00411E97" w:rsidRDefault="00411E97" w:rsidP="00411E97">
      <w:pPr>
        <w:shd w:val="clear" w:color="auto" w:fill="FFFFFF"/>
        <w:spacing w:after="370" w:line="240" w:lineRule="auto"/>
        <w:textAlignment w:val="baseline"/>
        <w:rPr>
          <w:rFonts w:ascii="Segoe UI" w:eastAsia="Times New Roman" w:hAnsi="Segoe UI" w:cs="Segoe UI"/>
          <w:color w:val="262626"/>
          <w:sz w:val="24"/>
          <w:szCs w:val="24"/>
          <w:bdr w:val="none" w:sz="0" w:space="0" w:color="auto" w:frame="1"/>
          <w:lang w:eastAsia="en-IN"/>
        </w:rPr>
      </w:pPr>
      <w:r w:rsidRPr="00411E97">
        <w:rPr>
          <w:rFonts w:ascii="Segoe UI" w:eastAsia="Times New Roman" w:hAnsi="Segoe UI" w:cs="Segoe UI"/>
          <w:color w:val="262626"/>
          <w:sz w:val="24"/>
          <w:szCs w:val="24"/>
          <w:bdr w:val="none" w:sz="0" w:space="0" w:color="auto" w:frame="1"/>
          <w:lang w:eastAsia="en-IN"/>
        </w:rPr>
        <w:t>Now let us interface MCP2515 CAN Bus Module with ESP32 Board and test the CAN Communication protocol. We will transmit the DS18B20 Waterproof Temperature Sensor data over a CAN Bus with the help of pair of ESP32 Board &amp; MCP2515 CAN Module. Here is the simple connection diagram.</w:t>
      </w:r>
    </w:p>
    <w:p w:rsidR="00411E97" w:rsidRPr="00411E97" w:rsidRDefault="00411E97" w:rsidP="00411E97">
      <w:pPr>
        <w:spacing w:after="0" w:line="240" w:lineRule="auto"/>
        <w:rPr>
          <w:rFonts w:ascii="Times New Roman" w:eastAsia="Times New Roman" w:hAnsi="Times New Roman" w:cs="Times New Roman"/>
          <w:sz w:val="24"/>
          <w:szCs w:val="24"/>
          <w:bdr w:val="none" w:sz="0" w:space="0" w:color="auto" w:frame="1"/>
          <w:lang w:eastAsia="en-IN"/>
        </w:rPr>
      </w:pPr>
      <w:r w:rsidRPr="00411E97">
        <w:rPr>
          <w:rFonts w:ascii="Times New Roman" w:eastAsia="Times New Roman" w:hAnsi="Times New Roman" w:cs="Times New Roman"/>
          <w:sz w:val="24"/>
          <w:szCs w:val="24"/>
          <w:bdr w:val="none" w:sz="0" w:space="0" w:color="auto" w:frame="1"/>
          <w:lang w:eastAsia="en-IN"/>
        </w:rPr>
        <w:t>ESP32 development boards</w:t>
      </w:r>
    </w:p>
    <w:p w:rsidR="00411E97" w:rsidRPr="00411E97" w:rsidRDefault="00411E97" w:rsidP="00411E97">
      <w:pPr>
        <w:shd w:val="clear" w:color="auto" w:fill="FFFFFF"/>
        <w:spacing w:after="0" w:line="240" w:lineRule="auto"/>
        <w:textAlignment w:val="baseline"/>
        <w:rPr>
          <w:rFonts w:ascii="Segoe UI" w:eastAsia="Times New Roman" w:hAnsi="Segoe UI" w:cs="Segoe UI"/>
          <w:color w:val="262626"/>
          <w:sz w:val="24"/>
          <w:szCs w:val="24"/>
          <w:bdr w:val="none" w:sz="0" w:space="0" w:color="auto" w:frame="1"/>
          <w:lang w:eastAsia="en-IN"/>
        </w:rPr>
      </w:pPr>
      <w:r>
        <w:rPr>
          <w:rFonts w:ascii="inherit" w:eastAsia="Times New Roman" w:hAnsi="inherit" w:cs="Segoe UI"/>
          <w:noProof/>
          <w:color w:val="233CDD"/>
          <w:sz w:val="24"/>
          <w:szCs w:val="24"/>
          <w:bdr w:val="none" w:sz="0" w:space="0" w:color="auto" w:frame="1"/>
          <w:lang w:eastAsia="en-IN"/>
        </w:rPr>
        <w:lastRenderedPageBreak/>
        <w:drawing>
          <wp:inline distT="0" distB="0" distL="0" distR="0">
            <wp:extent cx="6997065" cy="3943985"/>
            <wp:effectExtent l="0" t="0" r="0" b="0"/>
            <wp:docPr id="4" name="Picture 4" descr="Interfacing MCP2515 CAN Module with ESP32">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terfacing MCP2515 CAN Module with ESP32">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997065" cy="3943985"/>
                    </a:xfrm>
                    <a:prstGeom prst="rect">
                      <a:avLst/>
                    </a:prstGeom>
                    <a:noFill/>
                    <a:ln>
                      <a:noFill/>
                    </a:ln>
                  </pic:spPr>
                </pic:pic>
              </a:graphicData>
            </a:graphic>
          </wp:inline>
        </w:drawing>
      </w:r>
    </w:p>
    <w:p w:rsidR="00411E97" w:rsidRPr="00411E97" w:rsidRDefault="00411E97" w:rsidP="00411E97">
      <w:pPr>
        <w:shd w:val="clear" w:color="auto" w:fill="FFFFFF"/>
        <w:spacing w:after="370" w:line="240" w:lineRule="auto"/>
        <w:textAlignment w:val="baseline"/>
        <w:rPr>
          <w:rFonts w:ascii="Segoe UI" w:eastAsia="Times New Roman" w:hAnsi="Segoe UI" w:cs="Segoe UI"/>
          <w:color w:val="262626"/>
          <w:sz w:val="24"/>
          <w:szCs w:val="24"/>
          <w:bdr w:val="none" w:sz="0" w:space="0" w:color="auto" w:frame="1"/>
          <w:lang w:eastAsia="en-IN"/>
        </w:rPr>
      </w:pPr>
      <w:r w:rsidRPr="00411E97">
        <w:rPr>
          <w:rFonts w:ascii="Segoe UI" w:eastAsia="Times New Roman" w:hAnsi="Segoe UI" w:cs="Segoe UI"/>
          <w:color w:val="262626"/>
          <w:sz w:val="24"/>
          <w:szCs w:val="24"/>
          <w:bdr w:val="none" w:sz="0" w:space="0" w:color="auto" w:frame="1"/>
          <w:lang w:eastAsia="en-IN"/>
        </w:rPr>
        <w:t>The left part consisting of ESP32 Board, MCP2515 CAN Module &amp; DS18B20 Sensor is a transmitter part.</w:t>
      </w:r>
    </w:p>
    <w:p w:rsidR="00411E97" w:rsidRPr="00411E97" w:rsidRDefault="00411E97" w:rsidP="00411E97">
      <w:pPr>
        <w:shd w:val="clear" w:color="auto" w:fill="FFFFFF"/>
        <w:spacing w:after="370" w:line="240" w:lineRule="auto"/>
        <w:textAlignment w:val="baseline"/>
        <w:rPr>
          <w:rFonts w:ascii="Segoe UI" w:eastAsia="Times New Roman" w:hAnsi="Segoe UI" w:cs="Segoe UI"/>
          <w:color w:val="262626"/>
          <w:sz w:val="24"/>
          <w:szCs w:val="24"/>
          <w:bdr w:val="none" w:sz="0" w:space="0" w:color="auto" w:frame="1"/>
          <w:lang w:eastAsia="en-IN"/>
        </w:rPr>
      </w:pPr>
      <w:r w:rsidRPr="00411E97">
        <w:rPr>
          <w:rFonts w:ascii="Segoe UI" w:eastAsia="Times New Roman" w:hAnsi="Segoe UI" w:cs="Segoe UI"/>
          <w:color w:val="262626"/>
          <w:sz w:val="24"/>
          <w:szCs w:val="24"/>
          <w:bdr w:val="none" w:sz="0" w:space="0" w:color="auto" w:frame="1"/>
          <w:lang w:eastAsia="en-IN"/>
        </w:rPr>
        <w:t>Similarly, the right part consisting of ESP32 Board, MCP2515 CAN Module &amp; OLED Display is the receiver part.</w:t>
      </w:r>
    </w:p>
    <w:p w:rsidR="00411E97" w:rsidRPr="00411E97" w:rsidRDefault="00411E97" w:rsidP="00411E97">
      <w:pPr>
        <w:shd w:val="clear" w:color="auto" w:fill="FFFFFF"/>
        <w:spacing w:after="370" w:line="240" w:lineRule="auto"/>
        <w:textAlignment w:val="baseline"/>
        <w:rPr>
          <w:rFonts w:ascii="Segoe UI" w:eastAsia="Times New Roman" w:hAnsi="Segoe UI" w:cs="Segoe UI"/>
          <w:color w:val="262626"/>
          <w:sz w:val="24"/>
          <w:szCs w:val="24"/>
          <w:bdr w:val="none" w:sz="0" w:space="0" w:color="auto" w:frame="1"/>
          <w:lang w:eastAsia="en-IN"/>
        </w:rPr>
      </w:pPr>
      <w:r w:rsidRPr="00411E97">
        <w:rPr>
          <w:rFonts w:ascii="Segoe UI" w:eastAsia="Times New Roman" w:hAnsi="Segoe UI" w:cs="Segoe UI"/>
          <w:color w:val="262626"/>
          <w:sz w:val="24"/>
          <w:szCs w:val="24"/>
          <w:bdr w:val="none" w:sz="0" w:space="0" w:color="auto" w:frame="1"/>
          <w:lang w:eastAsia="en-IN"/>
        </w:rPr>
        <w:t xml:space="preserve">The transmitter &amp; Receiver Part </w:t>
      </w:r>
      <w:proofErr w:type="gramStart"/>
      <w:r w:rsidRPr="00411E97">
        <w:rPr>
          <w:rFonts w:ascii="Segoe UI" w:eastAsia="Times New Roman" w:hAnsi="Segoe UI" w:cs="Segoe UI"/>
          <w:color w:val="262626"/>
          <w:sz w:val="24"/>
          <w:szCs w:val="24"/>
          <w:bdr w:val="none" w:sz="0" w:space="0" w:color="auto" w:frame="1"/>
          <w:lang w:eastAsia="en-IN"/>
        </w:rPr>
        <w:t>is</w:t>
      </w:r>
      <w:proofErr w:type="gramEnd"/>
      <w:r w:rsidRPr="00411E97">
        <w:rPr>
          <w:rFonts w:ascii="Segoe UI" w:eastAsia="Times New Roman" w:hAnsi="Segoe UI" w:cs="Segoe UI"/>
          <w:color w:val="262626"/>
          <w:sz w:val="24"/>
          <w:szCs w:val="24"/>
          <w:bdr w:val="none" w:sz="0" w:space="0" w:color="auto" w:frame="1"/>
          <w:lang w:eastAsia="en-IN"/>
        </w:rPr>
        <w:t xml:space="preserve"> connected to each other with the help of the MCP2515 CAN Bus Module. The CAN_H &amp; CAN_L of the transmitter are connected to the CAN_H &amp; CAN_L of the receiver respectively.</w:t>
      </w:r>
    </w:p>
    <w:p w:rsidR="00411E97" w:rsidRPr="00411E97" w:rsidRDefault="00411E97" w:rsidP="00411E97">
      <w:pPr>
        <w:shd w:val="clear" w:color="auto" w:fill="FFFFFF"/>
        <w:spacing w:after="0" w:line="240" w:lineRule="auto"/>
        <w:textAlignment w:val="baseline"/>
        <w:rPr>
          <w:rFonts w:ascii="Segoe UI" w:eastAsia="Times New Roman" w:hAnsi="Segoe UI" w:cs="Segoe UI"/>
          <w:color w:val="262626"/>
          <w:sz w:val="24"/>
          <w:szCs w:val="24"/>
          <w:bdr w:val="none" w:sz="0" w:space="0" w:color="auto" w:frame="1"/>
          <w:lang w:eastAsia="en-IN"/>
        </w:rPr>
      </w:pPr>
      <w:r>
        <w:rPr>
          <w:rFonts w:ascii="inherit" w:eastAsia="Times New Roman" w:hAnsi="inherit" w:cs="Segoe UI"/>
          <w:noProof/>
          <w:color w:val="233CDD"/>
          <w:sz w:val="24"/>
          <w:szCs w:val="24"/>
          <w:bdr w:val="none" w:sz="0" w:space="0" w:color="auto" w:frame="1"/>
          <w:lang w:eastAsia="en-IN"/>
        </w:rPr>
        <w:lastRenderedPageBreak/>
        <w:drawing>
          <wp:inline distT="0" distB="0" distL="0" distR="0">
            <wp:extent cx="6098540" cy="3427095"/>
            <wp:effectExtent l="0" t="0" r="0" b="1905"/>
            <wp:docPr id="3" name="Picture 3" descr="MCP2515 Module interfacing ESP32">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CP2515 Module interfacing ESP32">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98540" cy="3427095"/>
                    </a:xfrm>
                    <a:prstGeom prst="rect">
                      <a:avLst/>
                    </a:prstGeom>
                    <a:noFill/>
                    <a:ln>
                      <a:noFill/>
                    </a:ln>
                  </pic:spPr>
                </pic:pic>
              </a:graphicData>
            </a:graphic>
          </wp:inline>
        </w:drawing>
      </w:r>
    </w:p>
    <w:p w:rsidR="00411E97" w:rsidRPr="00411E97" w:rsidRDefault="00411E97" w:rsidP="00411E97">
      <w:pPr>
        <w:shd w:val="clear" w:color="auto" w:fill="FFFFFF"/>
        <w:spacing w:after="370" w:line="240" w:lineRule="auto"/>
        <w:textAlignment w:val="baseline"/>
        <w:rPr>
          <w:rFonts w:ascii="Segoe UI" w:eastAsia="Times New Roman" w:hAnsi="Segoe UI" w:cs="Segoe UI"/>
          <w:color w:val="262626"/>
          <w:sz w:val="24"/>
          <w:szCs w:val="24"/>
          <w:bdr w:val="none" w:sz="0" w:space="0" w:color="auto" w:frame="1"/>
          <w:lang w:eastAsia="en-IN"/>
        </w:rPr>
      </w:pPr>
      <w:r w:rsidRPr="00411E97">
        <w:rPr>
          <w:rFonts w:ascii="Segoe UI" w:eastAsia="Times New Roman" w:hAnsi="Segoe UI" w:cs="Segoe UI"/>
          <w:color w:val="262626"/>
          <w:sz w:val="24"/>
          <w:szCs w:val="24"/>
          <w:bdr w:val="none" w:sz="0" w:space="0" w:color="auto" w:frame="1"/>
          <w:lang w:eastAsia="en-IN"/>
        </w:rPr>
        <w:t xml:space="preserve">The connection between ESP32 Board &amp; MCP2515 CAN </w:t>
      </w:r>
      <w:proofErr w:type="gramStart"/>
      <w:r w:rsidRPr="00411E97">
        <w:rPr>
          <w:rFonts w:ascii="Segoe UI" w:eastAsia="Times New Roman" w:hAnsi="Segoe UI" w:cs="Segoe UI"/>
          <w:color w:val="262626"/>
          <w:sz w:val="24"/>
          <w:szCs w:val="24"/>
          <w:bdr w:val="none" w:sz="0" w:space="0" w:color="auto" w:frame="1"/>
          <w:lang w:eastAsia="en-IN"/>
        </w:rPr>
        <w:t>Module</w:t>
      </w:r>
      <w:proofErr w:type="gramEnd"/>
      <w:r w:rsidRPr="00411E97">
        <w:rPr>
          <w:rFonts w:ascii="Segoe UI" w:eastAsia="Times New Roman" w:hAnsi="Segoe UI" w:cs="Segoe UI"/>
          <w:color w:val="262626"/>
          <w:sz w:val="24"/>
          <w:szCs w:val="24"/>
          <w:bdr w:val="none" w:sz="0" w:space="0" w:color="auto" w:frame="1"/>
          <w:lang w:eastAsia="en-IN"/>
        </w:rPr>
        <w:t xml:space="preserve"> is as follows.</w:t>
      </w:r>
    </w:p>
    <w:tbl>
      <w:tblPr>
        <w:tblW w:w="0" w:type="auto"/>
        <w:shd w:val="clear" w:color="auto" w:fill="FFFFFF"/>
        <w:tblCellMar>
          <w:left w:w="0" w:type="dxa"/>
          <w:right w:w="0" w:type="dxa"/>
        </w:tblCellMar>
        <w:tblLook w:val="04A0" w:firstRow="1" w:lastRow="0" w:firstColumn="1" w:lastColumn="0" w:noHBand="0" w:noVBand="1"/>
      </w:tblPr>
      <w:tblGrid>
        <w:gridCol w:w="1644"/>
        <w:gridCol w:w="1312"/>
      </w:tblGrid>
      <w:tr w:rsidR="00411E97" w:rsidRPr="00411E97" w:rsidTr="00411E97">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b/>
                <w:bCs/>
                <w:color w:val="262626"/>
                <w:sz w:val="23"/>
                <w:szCs w:val="23"/>
                <w:bdr w:val="none" w:sz="0" w:space="0" w:color="auto" w:frame="1"/>
                <w:lang w:eastAsia="en-IN"/>
              </w:rPr>
              <w:t>MCP2515 Pin</w:t>
            </w:r>
          </w:p>
        </w:tc>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b/>
                <w:bCs/>
                <w:color w:val="262626"/>
                <w:sz w:val="23"/>
                <w:szCs w:val="23"/>
                <w:bdr w:val="none" w:sz="0" w:space="0" w:color="auto" w:frame="1"/>
                <w:lang w:eastAsia="en-IN"/>
              </w:rPr>
              <w:t>ESP32 Pin</w:t>
            </w:r>
          </w:p>
        </w:tc>
      </w:tr>
      <w:tr w:rsidR="00411E97" w:rsidRPr="00411E97" w:rsidTr="00411E97">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VCC</w:t>
            </w:r>
          </w:p>
        </w:tc>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5V</w:t>
            </w:r>
          </w:p>
        </w:tc>
      </w:tr>
      <w:tr w:rsidR="00411E97" w:rsidRPr="00411E97" w:rsidTr="00411E97">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GND</w:t>
            </w:r>
          </w:p>
        </w:tc>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GND</w:t>
            </w:r>
          </w:p>
        </w:tc>
      </w:tr>
      <w:tr w:rsidR="00411E97" w:rsidRPr="00411E97" w:rsidTr="00411E97">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CS</w:t>
            </w:r>
          </w:p>
        </w:tc>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IO5</w:t>
            </w:r>
          </w:p>
        </w:tc>
      </w:tr>
      <w:tr w:rsidR="00411E97" w:rsidRPr="00411E97" w:rsidTr="00411E97">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SO</w:t>
            </w:r>
          </w:p>
        </w:tc>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IO19</w:t>
            </w:r>
          </w:p>
        </w:tc>
      </w:tr>
      <w:tr w:rsidR="00411E97" w:rsidRPr="00411E97" w:rsidTr="00411E97">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SI</w:t>
            </w:r>
          </w:p>
        </w:tc>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IO23</w:t>
            </w:r>
          </w:p>
        </w:tc>
      </w:tr>
      <w:tr w:rsidR="00411E97" w:rsidRPr="00411E97" w:rsidTr="00411E97">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SCK</w:t>
            </w:r>
          </w:p>
        </w:tc>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IO13</w:t>
            </w:r>
          </w:p>
        </w:tc>
      </w:tr>
      <w:tr w:rsidR="00411E97" w:rsidRPr="00411E97" w:rsidTr="00411E97">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INT</w:t>
            </w:r>
          </w:p>
        </w:tc>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IO4</w:t>
            </w:r>
          </w:p>
        </w:tc>
      </w:tr>
    </w:tbl>
    <w:p w:rsidR="00411E97" w:rsidRPr="00411E97" w:rsidRDefault="00411E97" w:rsidP="00411E97">
      <w:pPr>
        <w:shd w:val="clear" w:color="auto" w:fill="FFFFFF"/>
        <w:spacing w:after="0" w:line="240" w:lineRule="auto"/>
        <w:textAlignment w:val="baseline"/>
        <w:rPr>
          <w:ins w:id="26" w:author="Unknown"/>
          <w:rFonts w:ascii="inherit" w:eastAsia="Times New Roman" w:hAnsi="inherit" w:cs="Segoe UI"/>
          <w:color w:val="262626"/>
          <w:sz w:val="24"/>
          <w:szCs w:val="24"/>
          <w:bdr w:val="none" w:sz="0" w:space="0" w:color="auto" w:frame="1"/>
          <w:lang w:eastAsia="en-IN"/>
        </w:rPr>
      </w:pPr>
      <w:ins w:id="27" w:author="Unknown">
        <w:r w:rsidRPr="00411E97">
          <w:rPr>
            <w:rFonts w:ascii="Segoe UI" w:eastAsia="Times New Roman" w:hAnsi="Segoe UI" w:cs="Segoe UI"/>
            <w:color w:val="262626"/>
            <w:sz w:val="24"/>
            <w:szCs w:val="24"/>
            <w:bdr w:val="none" w:sz="0" w:space="0" w:color="auto" w:frame="1"/>
            <w:lang w:eastAsia="en-IN"/>
          </w:rPr>
          <w:br/>
        </w:r>
      </w:ins>
    </w:p>
    <w:p w:rsidR="00411E97" w:rsidRPr="00411E97" w:rsidRDefault="00411E97" w:rsidP="00411E97">
      <w:pPr>
        <w:shd w:val="clear" w:color="auto" w:fill="FFFFFF"/>
        <w:spacing w:after="370" w:line="240" w:lineRule="auto"/>
        <w:textAlignment w:val="baseline"/>
        <w:rPr>
          <w:rFonts w:ascii="Segoe UI" w:eastAsia="Times New Roman" w:hAnsi="Segoe UI" w:cs="Segoe UI"/>
          <w:color w:val="262626"/>
          <w:sz w:val="24"/>
          <w:szCs w:val="24"/>
          <w:bdr w:val="none" w:sz="0" w:space="0" w:color="auto" w:frame="1"/>
          <w:lang w:eastAsia="en-IN"/>
        </w:rPr>
      </w:pPr>
      <w:r w:rsidRPr="00411E97">
        <w:rPr>
          <w:rFonts w:ascii="Segoe UI" w:eastAsia="Times New Roman" w:hAnsi="Segoe UI" w:cs="Segoe UI"/>
          <w:color w:val="262626"/>
          <w:sz w:val="24"/>
          <w:szCs w:val="24"/>
          <w:bdr w:val="none" w:sz="0" w:space="0" w:color="auto" w:frame="1"/>
          <w:lang w:eastAsia="en-IN"/>
        </w:rPr>
        <w:t>On the transmitter part, the DS18B20 Sensor pin is connected to ESP32 IO21 Pin. The DS18B20 Sensor output is connected to VCC via 4.7K resistor.</w:t>
      </w:r>
    </w:p>
    <w:p w:rsidR="00411E97" w:rsidRPr="00411E97" w:rsidRDefault="00411E97" w:rsidP="00411E97">
      <w:pPr>
        <w:spacing w:after="0" w:line="240" w:lineRule="auto"/>
        <w:rPr>
          <w:rFonts w:ascii="Times New Roman" w:eastAsia="Times New Roman" w:hAnsi="Times New Roman" w:cs="Times New Roman"/>
          <w:sz w:val="24"/>
          <w:szCs w:val="24"/>
          <w:bdr w:val="none" w:sz="0" w:space="0" w:color="auto" w:frame="1"/>
          <w:lang w:eastAsia="en-IN"/>
        </w:rPr>
      </w:pPr>
      <w:r w:rsidRPr="00411E97">
        <w:rPr>
          <w:rFonts w:ascii="Times New Roman" w:eastAsia="Times New Roman" w:hAnsi="Times New Roman" w:cs="Times New Roman"/>
          <w:sz w:val="24"/>
          <w:szCs w:val="24"/>
          <w:bdr w:val="none" w:sz="0" w:space="0" w:color="auto" w:frame="1"/>
          <w:lang w:eastAsia="en-IN"/>
        </w:rPr>
        <w:t>ESP32 development boards</w:t>
      </w:r>
    </w:p>
    <w:p w:rsidR="00411E97" w:rsidRPr="00411E97" w:rsidRDefault="00411E97" w:rsidP="00411E97">
      <w:pPr>
        <w:shd w:val="clear" w:color="auto" w:fill="FFFFFF"/>
        <w:spacing w:after="0" w:line="240" w:lineRule="auto"/>
        <w:textAlignment w:val="baseline"/>
        <w:rPr>
          <w:rFonts w:ascii="Segoe UI" w:eastAsia="Times New Roman" w:hAnsi="Segoe UI" w:cs="Segoe UI"/>
          <w:color w:val="262626"/>
          <w:sz w:val="24"/>
          <w:szCs w:val="24"/>
          <w:bdr w:val="none" w:sz="0" w:space="0" w:color="auto" w:frame="1"/>
          <w:lang w:eastAsia="en-IN"/>
        </w:rPr>
      </w:pPr>
      <w:r>
        <w:rPr>
          <w:rFonts w:ascii="inherit" w:eastAsia="Times New Roman" w:hAnsi="inherit" w:cs="Segoe UI"/>
          <w:noProof/>
          <w:color w:val="233CDD"/>
          <w:sz w:val="24"/>
          <w:szCs w:val="24"/>
          <w:bdr w:val="none" w:sz="0" w:space="0" w:color="auto" w:frame="1"/>
          <w:lang w:eastAsia="en-IN"/>
        </w:rPr>
        <w:lastRenderedPageBreak/>
        <w:drawing>
          <wp:inline distT="0" distB="0" distL="0" distR="0">
            <wp:extent cx="5764530" cy="3427095"/>
            <wp:effectExtent l="0" t="0" r="7620" b="1905"/>
            <wp:docPr id="2" name="Picture 2" descr="ESP32 CAN Bus Transmitter">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SP32 CAN Bus Transmitter">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4530" cy="3427095"/>
                    </a:xfrm>
                    <a:prstGeom prst="rect">
                      <a:avLst/>
                    </a:prstGeom>
                    <a:noFill/>
                    <a:ln>
                      <a:noFill/>
                    </a:ln>
                  </pic:spPr>
                </pic:pic>
              </a:graphicData>
            </a:graphic>
          </wp:inline>
        </w:drawing>
      </w:r>
    </w:p>
    <w:p w:rsidR="00411E97" w:rsidRPr="00411E97" w:rsidRDefault="00411E97" w:rsidP="00411E97">
      <w:pPr>
        <w:shd w:val="clear" w:color="auto" w:fill="FFFFFF"/>
        <w:spacing w:after="370" w:line="240" w:lineRule="auto"/>
        <w:textAlignment w:val="baseline"/>
        <w:rPr>
          <w:rFonts w:ascii="Segoe UI" w:eastAsia="Times New Roman" w:hAnsi="Segoe UI" w:cs="Segoe UI"/>
          <w:color w:val="262626"/>
          <w:sz w:val="24"/>
          <w:szCs w:val="24"/>
          <w:bdr w:val="none" w:sz="0" w:space="0" w:color="auto" w:frame="1"/>
          <w:lang w:eastAsia="en-IN"/>
        </w:rPr>
      </w:pPr>
      <w:r w:rsidRPr="00411E97">
        <w:rPr>
          <w:rFonts w:ascii="Segoe UI" w:eastAsia="Times New Roman" w:hAnsi="Segoe UI" w:cs="Segoe UI"/>
          <w:color w:val="262626"/>
          <w:sz w:val="24"/>
          <w:szCs w:val="24"/>
          <w:bdr w:val="none" w:sz="0" w:space="0" w:color="auto" w:frame="1"/>
          <w:lang w:eastAsia="en-IN"/>
        </w:rPr>
        <w:t xml:space="preserve">On the receiver part, the I2C OLED Display has 4 pins &amp; VCC, GND, SCL, and SDA. The SCL &amp; SDA are I2C Pins that are connected to the IO22 &amp; IO21 of the ESP32 Board. The VCC &amp; GND of OLED connects to the 3.3V &amp; GND of </w:t>
      </w:r>
      <w:proofErr w:type="spellStart"/>
      <w:r w:rsidRPr="00411E97">
        <w:rPr>
          <w:rFonts w:ascii="Segoe UI" w:eastAsia="Times New Roman" w:hAnsi="Segoe UI" w:cs="Segoe UI"/>
          <w:color w:val="262626"/>
          <w:sz w:val="24"/>
          <w:szCs w:val="24"/>
          <w:bdr w:val="none" w:sz="0" w:space="0" w:color="auto" w:frame="1"/>
          <w:lang w:eastAsia="en-IN"/>
        </w:rPr>
        <w:t>Arduino</w:t>
      </w:r>
      <w:proofErr w:type="spellEnd"/>
      <w:r w:rsidRPr="00411E97">
        <w:rPr>
          <w:rFonts w:ascii="Segoe UI" w:eastAsia="Times New Roman" w:hAnsi="Segoe UI" w:cs="Segoe UI"/>
          <w:color w:val="262626"/>
          <w:sz w:val="24"/>
          <w:szCs w:val="24"/>
          <w:bdr w:val="none" w:sz="0" w:space="0" w:color="auto" w:frame="1"/>
          <w:lang w:eastAsia="en-IN"/>
        </w:rPr>
        <w:t>.</w:t>
      </w:r>
    </w:p>
    <w:p w:rsidR="00411E97" w:rsidRPr="00411E97" w:rsidRDefault="00411E97" w:rsidP="00411E97">
      <w:pPr>
        <w:shd w:val="clear" w:color="auto" w:fill="FFFFFF"/>
        <w:spacing w:after="0" w:line="240" w:lineRule="auto"/>
        <w:textAlignment w:val="baseline"/>
        <w:rPr>
          <w:rFonts w:ascii="Segoe UI" w:eastAsia="Times New Roman" w:hAnsi="Segoe UI" w:cs="Segoe UI"/>
          <w:color w:val="262626"/>
          <w:sz w:val="24"/>
          <w:szCs w:val="24"/>
          <w:bdr w:val="none" w:sz="0" w:space="0" w:color="auto" w:frame="1"/>
          <w:lang w:eastAsia="en-IN"/>
        </w:rPr>
      </w:pPr>
      <w:r>
        <w:rPr>
          <w:rFonts w:ascii="inherit" w:eastAsia="Times New Roman" w:hAnsi="inherit" w:cs="Segoe UI"/>
          <w:noProof/>
          <w:color w:val="233CDD"/>
          <w:sz w:val="24"/>
          <w:szCs w:val="24"/>
          <w:bdr w:val="none" w:sz="0" w:space="0" w:color="auto" w:frame="1"/>
          <w:lang w:eastAsia="en-IN"/>
        </w:rPr>
        <w:drawing>
          <wp:inline distT="0" distB="0" distL="0" distR="0">
            <wp:extent cx="4452620" cy="3427095"/>
            <wp:effectExtent l="0" t="0" r="5080" b="1905"/>
            <wp:docPr id="1" name="Picture 1" descr="ESP32 CAN Bus Receiver">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SP32 CAN Bus Receiver">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52620" cy="3427095"/>
                    </a:xfrm>
                    <a:prstGeom prst="rect">
                      <a:avLst/>
                    </a:prstGeom>
                    <a:noFill/>
                    <a:ln>
                      <a:noFill/>
                    </a:ln>
                  </pic:spPr>
                </pic:pic>
              </a:graphicData>
            </a:graphic>
          </wp:inline>
        </w:drawing>
      </w:r>
    </w:p>
    <w:p w:rsidR="00411E97" w:rsidRPr="00411E97" w:rsidRDefault="00411E97" w:rsidP="00411E97">
      <w:pPr>
        <w:shd w:val="clear" w:color="auto" w:fill="FFFFFF"/>
        <w:spacing w:after="370" w:line="240" w:lineRule="auto"/>
        <w:textAlignment w:val="baseline"/>
        <w:rPr>
          <w:rFonts w:ascii="Segoe UI" w:eastAsia="Times New Roman" w:hAnsi="Segoe UI" w:cs="Segoe UI"/>
          <w:color w:val="262626"/>
          <w:sz w:val="24"/>
          <w:szCs w:val="24"/>
          <w:bdr w:val="none" w:sz="0" w:space="0" w:color="auto" w:frame="1"/>
          <w:lang w:eastAsia="en-IN"/>
        </w:rPr>
      </w:pPr>
      <w:r w:rsidRPr="00411E97">
        <w:rPr>
          <w:rFonts w:ascii="Segoe UI" w:eastAsia="Times New Roman" w:hAnsi="Segoe UI" w:cs="Segoe UI"/>
          <w:color w:val="262626"/>
          <w:sz w:val="24"/>
          <w:szCs w:val="24"/>
          <w:bdr w:val="none" w:sz="0" w:space="0" w:color="auto" w:frame="1"/>
          <w:lang w:eastAsia="en-IN"/>
        </w:rPr>
        <w:t>You can assemble the circuit on a breadboard or you can use your own custom PCB for this project.</w:t>
      </w:r>
    </w:p>
    <w:p w:rsidR="00411E97" w:rsidRPr="00411E97" w:rsidRDefault="00411E97" w:rsidP="00411E97">
      <w:pPr>
        <w:spacing w:after="0" w:line="240" w:lineRule="auto"/>
        <w:rPr>
          <w:rFonts w:ascii="Times New Roman" w:eastAsia="Times New Roman" w:hAnsi="Times New Roman" w:cs="Times New Roman"/>
          <w:sz w:val="24"/>
          <w:szCs w:val="24"/>
          <w:bdr w:val="none" w:sz="0" w:space="0" w:color="auto" w:frame="1"/>
          <w:lang w:eastAsia="en-IN"/>
        </w:rPr>
      </w:pPr>
      <w:proofErr w:type="spellStart"/>
      <w:r w:rsidRPr="00411E97">
        <w:rPr>
          <w:rFonts w:ascii="Times New Roman" w:eastAsia="Times New Roman" w:hAnsi="Times New Roman" w:cs="Times New Roman"/>
          <w:sz w:val="24"/>
          <w:szCs w:val="24"/>
          <w:bdr w:val="none" w:sz="0" w:space="0" w:color="auto" w:frame="1"/>
          <w:lang w:eastAsia="en-IN"/>
        </w:rPr>
        <w:t>Arduino</w:t>
      </w:r>
      <w:proofErr w:type="spellEnd"/>
      <w:r w:rsidRPr="00411E97">
        <w:rPr>
          <w:rFonts w:ascii="Times New Roman" w:eastAsia="Times New Roman" w:hAnsi="Times New Roman" w:cs="Times New Roman"/>
          <w:sz w:val="24"/>
          <w:szCs w:val="24"/>
          <w:bdr w:val="none" w:sz="0" w:space="0" w:color="auto" w:frame="1"/>
          <w:lang w:eastAsia="en-IN"/>
        </w:rPr>
        <w:t xml:space="preserve"> boards</w:t>
      </w:r>
    </w:p>
    <w:p w:rsidR="00411E97" w:rsidRPr="00411E97" w:rsidRDefault="00C415A4" w:rsidP="00411E97">
      <w:pPr>
        <w:spacing w:before="615" w:after="615" w:line="240" w:lineRule="auto"/>
        <w:rPr>
          <w:rFonts w:ascii="Times New Roman" w:eastAsia="Times New Roman" w:hAnsi="Times New Roman" w:cs="Times New Roman"/>
          <w:sz w:val="24"/>
          <w:szCs w:val="24"/>
          <w:bdr w:val="none" w:sz="0" w:space="0" w:color="auto" w:frame="1"/>
          <w:lang w:eastAsia="en-IN"/>
        </w:rPr>
      </w:pPr>
      <w:r>
        <w:rPr>
          <w:rFonts w:ascii="Times New Roman" w:eastAsia="Times New Roman" w:hAnsi="Times New Roman" w:cs="Times New Roman"/>
          <w:sz w:val="24"/>
          <w:szCs w:val="24"/>
          <w:bdr w:val="none" w:sz="0" w:space="0" w:color="auto" w:frame="1"/>
          <w:lang w:eastAsia="en-IN"/>
        </w:rPr>
        <w:lastRenderedPageBreak/>
        <w:pict>
          <v:rect id="_x0000_i1028" style="width:0;height:.75pt" o:hralign="center" o:hrstd="t" o:hr="t" fillcolor="#a0a0a0" stroked="f"/>
        </w:pict>
      </w:r>
    </w:p>
    <w:p w:rsidR="00411E97" w:rsidRPr="00411E97" w:rsidRDefault="00411E97" w:rsidP="00411E97">
      <w:pPr>
        <w:shd w:val="clear" w:color="auto" w:fill="FFFFFF"/>
        <w:spacing w:after="0" w:line="240" w:lineRule="auto"/>
        <w:textAlignment w:val="baseline"/>
        <w:outlineLvl w:val="2"/>
        <w:rPr>
          <w:rFonts w:ascii="Segoe UI" w:eastAsia="Times New Roman" w:hAnsi="Segoe UI" w:cs="Segoe UI"/>
          <w:b/>
          <w:bCs/>
          <w:color w:val="FF4500"/>
          <w:sz w:val="31"/>
          <w:szCs w:val="31"/>
          <w:bdr w:val="none" w:sz="0" w:space="0" w:color="auto" w:frame="1"/>
          <w:lang w:eastAsia="en-IN"/>
        </w:rPr>
      </w:pPr>
      <w:r w:rsidRPr="00411E97">
        <w:rPr>
          <w:rFonts w:ascii="inherit" w:eastAsia="Times New Roman" w:hAnsi="inherit" w:cs="Segoe UI"/>
          <w:b/>
          <w:bCs/>
          <w:color w:val="FF4500"/>
          <w:sz w:val="31"/>
          <w:szCs w:val="31"/>
          <w:bdr w:val="none" w:sz="0" w:space="0" w:color="auto" w:frame="1"/>
          <w:lang w:eastAsia="en-IN"/>
        </w:rPr>
        <w:t>Source Code/Program for ESP32 MCP2515 CAN Communication</w:t>
      </w:r>
    </w:p>
    <w:p w:rsidR="00411E97" w:rsidRPr="00411E97" w:rsidRDefault="00411E97" w:rsidP="00411E97">
      <w:pPr>
        <w:shd w:val="clear" w:color="auto" w:fill="FFFFFF"/>
        <w:spacing w:after="370" w:line="240" w:lineRule="auto"/>
        <w:textAlignment w:val="baseline"/>
        <w:rPr>
          <w:rFonts w:ascii="Segoe UI" w:eastAsia="Times New Roman" w:hAnsi="Segoe UI" w:cs="Segoe UI"/>
          <w:color w:val="262626"/>
          <w:sz w:val="24"/>
          <w:szCs w:val="24"/>
          <w:bdr w:val="none" w:sz="0" w:space="0" w:color="auto" w:frame="1"/>
          <w:lang w:eastAsia="en-IN"/>
        </w:rPr>
      </w:pPr>
      <w:r w:rsidRPr="00411E97">
        <w:rPr>
          <w:rFonts w:ascii="Segoe UI" w:eastAsia="Times New Roman" w:hAnsi="Segoe UI" w:cs="Segoe UI"/>
          <w:color w:val="262626"/>
          <w:sz w:val="24"/>
          <w:szCs w:val="24"/>
          <w:bdr w:val="none" w:sz="0" w:space="0" w:color="auto" w:frame="1"/>
          <w:lang w:eastAsia="en-IN"/>
        </w:rPr>
        <w:t xml:space="preserve">Before moving to the coding part of the project, we need to install MCP2515 CAN Bus Library to the </w:t>
      </w:r>
      <w:proofErr w:type="spellStart"/>
      <w:r w:rsidRPr="00411E97">
        <w:rPr>
          <w:rFonts w:ascii="Segoe UI" w:eastAsia="Times New Roman" w:hAnsi="Segoe UI" w:cs="Segoe UI"/>
          <w:color w:val="262626"/>
          <w:sz w:val="24"/>
          <w:szCs w:val="24"/>
          <w:bdr w:val="none" w:sz="0" w:space="0" w:color="auto" w:frame="1"/>
          <w:lang w:eastAsia="en-IN"/>
        </w:rPr>
        <w:t>Arduino</w:t>
      </w:r>
      <w:proofErr w:type="spellEnd"/>
      <w:r w:rsidRPr="00411E97">
        <w:rPr>
          <w:rFonts w:ascii="Segoe UI" w:eastAsia="Times New Roman" w:hAnsi="Segoe UI" w:cs="Segoe UI"/>
          <w:color w:val="262626"/>
          <w:sz w:val="24"/>
          <w:szCs w:val="24"/>
          <w:bdr w:val="none" w:sz="0" w:space="0" w:color="auto" w:frame="1"/>
          <w:lang w:eastAsia="en-IN"/>
        </w:rPr>
        <w:t xml:space="preserve"> IDE. Download the library from the following link and then add it to the </w:t>
      </w:r>
      <w:proofErr w:type="spellStart"/>
      <w:r w:rsidRPr="00411E97">
        <w:rPr>
          <w:rFonts w:ascii="Segoe UI" w:eastAsia="Times New Roman" w:hAnsi="Segoe UI" w:cs="Segoe UI"/>
          <w:color w:val="262626"/>
          <w:sz w:val="24"/>
          <w:szCs w:val="24"/>
          <w:bdr w:val="none" w:sz="0" w:space="0" w:color="auto" w:frame="1"/>
          <w:lang w:eastAsia="en-IN"/>
        </w:rPr>
        <w:t>Arduino</w:t>
      </w:r>
      <w:proofErr w:type="spellEnd"/>
      <w:r w:rsidRPr="00411E97">
        <w:rPr>
          <w:rFonts w:ascii="Segoe UI" w:eastAsia="Times New Roman" w:hAnsi="Segoe UI" w:cs="Segoe UI"/>
          <w:color w:val="262626"/>
          <w:sz w:val="24"/>
          <w:szCs w:val="24"/>
          <w:bdr w:val="none" w:sz="0" w:space="0" w:color="auto" w:frame="1"/>
          <w:lang w:eastAsia="en-IN"/>
        </w:rPr>
        <w:t xml:space="preserve"> Library folder.</w:t>
      </w:r>
    </w:p>
    <w:p w:rsidR="00411E97" w:rsidRPr="00411E97" w:rsidRDefault="00C415A4" w:rsidP="00411E97">
      <w:pPr>
        <w:shd w:val="clear" w:color="auto" w:fill="FFFFFF"/>
        <w:spacing w:after="0" w:line="240" w:lineRule="auto"/>
        <w:jc w:val="center"/>
        <w:rPr>
          <w:rFonts w:ascii="Segoe UI" w:eastAsia="Times New Roman" w:hAnsi="Segoe UI" w:cs="Segoe UI"/>
          <w:color w:val="262626"/>
          <w:sz w:val="24"/>
          <w:szCs w:val="24"/>
          <w:bdr w:val="none" w:sz="0" w:space="0" w:color="auto" w:frame="1"/>
          <w:lang w:eastAsia="en-IN"/>
        </w:rPr>
      </w:pPr>
      <w:hyperlink r:id="rId29" w:tgtFrame="_blank" w:history="1">
        <w:r w:rsidR="00411E97" w:rsidRPr="00411E97">
          <w:rPr>
            <w:rFonts w:ascii="inherit" w:eastAsia="Times New Roman" w:hAnsi="inherit" w:cs="Segoe UI"/>
            <w:b/>
            <w:bCs/>
            <w:color w:val="233CDD"/>
            <w:sz w:val="24"/>
            <w:szCs w:val="24"/>
            <w:bdr w:val="none" w:sz="0" w:space="0" w:color="auto" w:frame="1"/>
            <w:lang w:eastAsia="en-IN"/>
          </w:rPr>
          <w:t>MCP2515 CAN interface Library</w:t>
        </w:r>
      </w:hyperlink>
    </w:p>
    <w:p w:rsidR="00411E97" w:rsidRPr="00411E97" w:rsidRDefault="00411E97" w:rsidP="00411E97">
      <w:pPr>
        <w:shd w:val="clear" w:color="auto" w:fill="FFFFFF"/>
        <w:spacing w:after="370" w:line="240" w:lineRule="auto"/>
        <w:textAlignment w:val="baseline"/>
        <w:rPr>
          <w:rFonts w:ascii="Segoe UI" w:eastAsia="Times New Roman" w:hAnsi="Segoe UI" w:cs="Segoe UI"/>
          <w:color w:val="262626"/>
          <w:sz w:val="24"/>
          <w:szCs w:val="24"/>
          <w:bdr w:val="none" w:sz="0" w:space="0" w:color="auto" w:frame="1"/>
          <w:lang w:eastAsia="en-IN"/>
        </w:rPr>
      </w:pPr>
      <w:r w:rsidRPr="00411E97">
        <w:rPr>
          <w:rFonts w:ascii="Segoe UI" w:eastAsia="Times New Roman" w:hAnsi="Segoe UI" w:cs="Segoe UI"/>
          <w:color w:val="262626"/>
          <w:sz w:val="24"/>
          <w:szCs w:val="24"/>
          <w:bdr w:val="none" w:sz="0" w:space="0" w:color="auto" w:frame="1"/>
          <w:lang w:eastAsia="en-IN"/>
        </w:rPr>
        <w:t>This CAN-BUS library gives your ESP32 CAN-BUS capability with the following features.</w:t>
      </w:r>
    </w:p>
    <w:p w:rsidR="00411E97" w:rsidRPr="00411E97" w:rsidRDefault="00411E97" w:rsidP="00411E97">
      <w:pPr>
        <w:numPr>
          <w:ilvl w:val="0"/>
          <w:numId w:val="2"/>
        </w:numPr>
        <w:shd w:val="clear" w:color="auto" w:fill="FFFFFF"/>
        <w:spacing w:after="106" w:line="240" w:lineRule="auto"/>
        <w:ind w:left="525"/>
        <w:textAlignment w:val="baseline"/>
        <w:rPr>
          <w:rFonts w:ascii="inherit" w:eastAsia="Times New Roman" w:hAnsi="inherit" w:cs="Segoe UI"/>
          <w:color w:val="262626"/>
          <w:sz w:val="24"/>
          <w:szCs w:val="24"/>
          <w:bdr w:val="none" w:sz="0" w:space="0" w:color="auto" w:frame="1"/>
          <w:lang w:eastAsia="en-IN"/>
        </w:rPr>
      </w:pPr>
      <w:r w:rsidRPr="00411E97">
        <w:rPr>
          <w:rFonts w:ascii="inherit" w:eastAsia="Times New Roman" w:hAnsi="inherit" w:cs="Segoe UI"/>
          <w:color w:val="262626"/>
          <w:sz w:val="24"/>
          <w:szCs w:val="24"/>
          <w:bdr w:val="none" w:sz="0" w:space="0" w:color="auto" w:frame="1"/>
          <w:lang w:eastAsia="en-IN"/>
        </w:rPr>
        <w:t>Implements CAN V2.0B at up to 1 Mb/s</w:t>
      </w:r>
    </w:p>
    <w:p w:rsidR="00411E97" w:rsidRPr="00411E97" w:rsidRDefault="00411E97" w:rsidP="00411E97">
      <w:pPr>
        <w:numPr>
          <w:ilvl w:val="0"/>
          <w:numId w:val="2"/>
        </w:numPr>
        <w:shd w:val="clear" w:color="auto" w:fill="FFFFFF"/>
        <w:spacing w:after="106" w:line="240" w:lineRule="auto"/>
        <w:ind w:left="525"/>
        <w:textAlignment w:val="baseline"/>
        <w:rPr>
          <w:rFonts w:ascii="inherit" w:eastAsia="Times New Roman" w:hAnsi="inherit" w:cs="Segoe UI"/>
          <w:color w:val="262626"/>
          <w:sz w:val="24"/>
          <w:szCs w:val="24"/>
          <w:bdr w:val="none" w:sz="0" w:space="0" w:color="auto" w:frame="1"/>
          <w:lang w:eastAsia="en-IN"/>
        </w:rPr>
      </w:pPr>
      <w:r w:rsidRPr="00411E97">
        <w:rPr>
          <w:rFonts w:ascii="inherit" w:eastAsia="Times New Roman" w:hAnsi="inherit" w:cs="Segoe UI"/>
          <w:color w:val="262626"/>
          <w:sz w:val="24"/>
          <w:szCs w:val="24"/>
          <w:bdr w:val="none" w:sz="0" w:space="0" w:color="auto" w:frame="1"/>
          <w:lang w:eastAsia="en-IN"/>
        </w:rPr>
        <w:t>SPI Interface up to 10 MHz</w:t>
      </w:r>
    </w:p>
    <w:p w:rsidR="00411E97" w:rsidRPr="00411E97" w:rsidRDefault="00411E97" w:rsidP="00411E97">
      <w:pPr>
        <w:numPr>
          <w:ilvl w:val="0"/>
          <w:numId w:val="2"/>
        </w:numPr>
        <w:shd w:val="clear" w:color="auto" w:fill="FFFFFF"/>
        <w:spacing w:after="106" w:line="240" w:lineRule="auto"/>
        <w:ind w:left="525"/>
        <w:textAlignment w:val="baseline"/>
        <w:rPr>
          <w:rFonts w:ascii="inherit" w:eastAsia="Times New Roman" w:hAnsi="inherit" w:cs="Segoe UI"/>
          <w:color w:val="262626"/>
          <w:sz w:val="24"/>
          <w:szCs w:val="24"/>
          <w:bdr w:val="none" w:sz="0" w:space="0" w:color="auto" w:frame="1"/>
          <w:lang w:eastAsia="en-IN"/>
        </w:rPr>
      </w:pPr>
      <w:r w:rsidRPr="00411E97">
        <w:rPr>
          <w:rFonts w:ascii="inherit" w:eastAsia="Times New Roman" w:hAnsi="inherit" w:cs="Segoe UI"/>
          <w:color w:val="262626"/>
          <w:sz w:val="24"/>
          <w:szCs w:val="24"/>
          <w:bdr w:val="none" w:sz="0" w:space="0" w:color="auto" w:frame="1"/>
          <w:lang w:eastAsia="en-IN"/>
        </w:rPr>
        <w:t>Standard (11 bit) and extended (29 bit) data and remote frames</w:t>
      </w:r>
    </w:p>
    <w:p w:rsidR="00411E97" w:rsidRPr="00411E97" w:rsidRDefault="00411E97" w:rsidP="00411E97">
      <w:pPr>
        <w:numPr>
          <w:ilvl w:val="0"/>
          <w:numId w:val="2"/>
        </w:numPr>
        <w:shd w:val="clear" w:color="auto" w:fill="FFFFFF"/>
        <w:spacing w:after="106" w:line="240" w:lineRule="auto"/>
        <w:ind w:left="525"/>
        <w:textAlignment w:val="baseline"/>
        <w:rPr>
          <w:rFonts w:ascii="inherit" w:eastAsia="Times New Roman" w:hAnsi="inherit" w:cs="Segoe UI"/>
          <w:color w:val="262626"/>
          <w:sz w:val="24"/>
          <w:szCs w:val="24"/>
          <w:bdr w:val="none" w:sz="0" w:space="0" w:color="auto" w:frame="1"/>
          <w:lang w:eastAsia="en-IN"/>
        </w:rPr>
      </w:pPr>
      <w:r w:rsidRPr="00411E97">
        <w:rPr>
          <w:rFonts w:ascii="inherit" w:eastAsia="Times New Roman" w:hAnsi="inherit" w:cs="Segoe UI"/>
          <w:color w:val="262626"/>
          <w:sz w:val="24"/>
          <w:szCs w:val="24"/>
          <w:bdr w:val="none" w:sz="0" w:space="0" w:color="auto" w:frame="1"/>
          <w:lang w:eastAsia="en-IN"/>
        </w:rPr>
        <w:t>Two receive buffers with prioritized message storage</w:t>
      </w:r>
    </w:p>
    <w:p w:rsidR="00411E97" w:rsidRPr="00411E97" w:rsidRDefault="00411E97" w:rsidP="00411E97">
      <w:pPr>
        <w:shd w:val="clear" w:color="auto" w:fill="FFFFFF"/>
        <w:spacing w:after="0" w:line="240" w:lineRule="auto"/>
        <w:ind w:left="525"/>
        <w:textAlignment w:val="baseline"/>
        <w:rPr>
          <w:rFonts w:ascii="Segoe UI" w:eastAsia="Times New Roman" w:hAnsi="Segoe UI" w:cs="Segoe UI"/>
          <w:color w:val="262626"/>
          <w:sz w:val="24"/>
          <w:szCs w:val="24"/>
          <w:bdr w:val="none" w:sz="0" w:space="0" w:color="auto" w:frame="1"/>
          <w:lang w:eastAsia="en-IN"/>
        </w:rPr>
      </w:pPr>
      <w:r w:rsidRPr="00411E97">
        <w:rPr>
          <w:rFonts w:ascii="Segoe UI" w:eastAsia="Times New Roman" w:hAnsi="Segoe UI" w:cs="Segoe UI"/>
          <w:color w:val="262626"/>
          <w:sz w:val="24"/>
          <w:szCs w:val="24"/>
          <w:bdr w:val="none" w:sz="0" w:space="0" w:color="auto" w:frame="1"/>
          <w:lang w:eastAsia="en-IN"/>
        </w:rPr>
        <w:t>ESP32 development boards</w:t>
      </w:r>
    </w:p>
    <w:p w:rsidR="00411E97" w:rsidRPr="00411E97" w:rsidRDefault="00411E97" w:rsidP="00411E97">
      <w:pPr>
        <w:shd w:val="clear" w:color="auto" w:fill="FFFFFF"/>
        <w:spacing w:after="0" w:line="240" w:lineRule="auto"/>
        <w:textAlignment w:val="baseline"/>
        <w:rPr>
          <w:rFonts w:ascii="Segoe UI" w:eastAsia="Times New Roman" w:hAnsi="Segoe UI" w:cs="Segoe UI"/>
          <w:color w:val="262626"/>
          <w:sz w:val="24"/>
          <w:szCs w:val="24"/>
          <w:bdr w:val="none" w:sz="0" w:space="0" w:color="auto" w:frame="1"/>
          <w:lang w:eastAsia="en-IN"/>
        </w:rPr>
      </w:pPr>
      <w:r w:rsidRPr="00411E97">
        <w:rPr>
          <w:rFonts w:ascii="Segoe UI" w:eastAsia="Times New Roman" w:hAnsi="Segoe UI" w:cs="Segoe UI"/>
          <w:color w:val="262626"/>
          <w:sz w:val="24"/>
          <w:szCs w:val="24"/>
          <w:bdr w:val="none" w:sz="0" w:space="0" w:color="auto" w:frame="1"/>
          <w:lang w:eastAsia="en-IN"/>
        </w:rPr>
        <w:t>You also need to add </w:t>
      </w:r>
      <w:proofErr w:type="spellStart"/>
      <w:r w:rsidRPr="00411E97">
        <w:rPr>
          <w:rFonts w:ascii="Segoe UI" w:eastAsia="Times New Roman" w:hAnsi="Segoe UI" w:cs="Segoe UI"/>
          <w:color w:val="262626"/>
          <w:sz w:val="24"/>
          <w:szCs w:val="24"/>
          <w:bdr w:val="none" w:sz="0" w:space="0" w:color="auto" w:frame="1"/>
          <w:lang w:eastAsia="en-IN"/>
        </w:rPr>
        <w:fldChar w:fldCharType="begin"/>
      </w:r>
      <w:r w:rsidRPr="00411E97">
        <w:rPr>
          <w:rFonts w:ascii="Segoe UI" w:eastAsia="Times New Roman" w:hAnsi="Segoe UI" w:cs="Segoe UI"/>
          <w:color w:val="262626"/>
          <w:sz w:val="24"/>
          <w:szCs w:val="24"/>
          <w:bdr w:val="none" w:sz="0" w:space="0" w:color="auto" w:frame="1"/>
          <w:lang w:eastAsia="en-IN"/>
        </w:rPr>
        <w:instrText xml:space="preserve"> HYPERLINK "https://github.com/PaulStoffregen/OneWire" \t "_blank" </w:instrText>
      </w:r>
      <w:r w:rsidRPr="00411E97">
        <w:rPr>
          <w:rFonts w:ascii="Segoe UI" w:eastAsia="Times New Roman" w:hAnsi="Segoe UI" w:cs="Segoe UI"/>
          <w:color w:val="262626"/>
          <w:sz w:val="24"/>
          <w:szCs w:val="24"/>
          <w:bdr w:val="none" w:sz="0" w:space="0" w:color="auto" w:frame="1"/>
          <w:lang w:eastAsia="en-IN"/>
        </w:rPr>
        <w:fldChar w:fldCharType="separate"/>
      </w:r>
      <w:r w:rsidRPr="00411E97">
        <w:rPr>
          <w:rFonts w:ascii="inherit" w:eastAsia="Times New Roman" w:hAnsi="inherit" w:cs="Segoe UI"/>
          <w:b/>
          <w:bCs/>
          <w:color w:val="233CDD"/>
          <w:sz w:val="24"/>
          <w:szCs w:val="24"/>
          <w:bdr w:val="none" w:sz="0" w:space="0" w:color="auto" w:frame="1"/>
          <w:lang w:eastAsia="en-IN"/>
        </w:rPr>
        <w:t>OneWire</w:t>
      </w:r>
      <w:proofErr w:type="spellEnd"/>
      <w:r w:rsidRPr="00411E97">
        <w:rPr>
          <w:rFonts w:ascii="inherit" w:eastAsia="Times New Roman" w:hAnsi="inherit" w:cs="Segoe UI"/>
          <w:b/>
          <w:bCs/>
          <w:color w:val="233CDD"/>
          <w:sz w:val="24"/>
          <w:szCs w:val="24"/>
          <w:bdr w:val="none" w:sz="0" w:space="0" w:color="auto" w:frame="1"/>
          <w:lang w:eastAsia="en-IN"/>
        </w:rPr>
        <w:t xml:space="preserve"> Library</w:t>
      </w:r>
      <w:r w:rsidRPr="00411E97">
        <w:rPr>
          <w:rFonts w:ascii="Segoe UI" w:eastAsia="Times New Roman" w:hAnsi="Segoe UI" w:cs="Segoe UI"/>
          <w:color w:val="262626"/>
          <w:sz w:val="24"/>
          <w:szCs w:val="24"/>
          <w:bdr w:val="none" w:sz="0" w:space="0" w:color="auto" w:frame="1"/>
          <w:lang w:eastAsia="en-IN"/>
        </w:rPr>
        <w:fldChar w:fldCharType="end"/>
      </w:r>
      <w:r w:rsidRPr="00411E97">
        <w:rPr>
          <w:rFonts w:ascii="Segoe UI" w:eastAsia="Times New Roman" w:hAnsi="Segoe UI" w:cs="Segoe UI"/>
          <w:color w:val="262626"/>
          <w:sz w:val="24"/>
          <w:szCs w:val="24"/>
          <w:bdr w:val="none" w:sz="0" w:space="0" w:color="auto" w:frame="1"/>
          <w:lang w:eastAsia="en-IN"/>
        </w:rPr>
        <w:t> as well as </w:t>
      </w:r>
      <w:hyperlink r:id="rId30" w:tgtFrame="_blank" w:history="1">
        <w:r w:rsidRPr="00411E97">
          <w:rPr>
            <w:rFonts w:ascii="inherit" w:eastAsia="Times New Roman" w:hAnsi="inherit" w:cs="Segoe UI"/>
            <w:b/>
            <w:bCs/>
            <w:color w:val="233CDD"/>
            <w:sz w:val="24"/>
            <w:szCs w:val="24"/>
            <w:bdr w:val="none" w:sz="0" w:space="0" w:color="auto" w:frame="1"/>
            <w:lang w:eastAsia="en-IN"/>
          </w:rPr>
          <w:t>Dallas Temperature Library</w:t>
        </w:r>
      </w:hyperlink>
      <w:r w:rsidRPr="00411E97">
        <w:rPr>
          <w:rFonts w:ascii="Segoe UI" w:eastAsia="Times New Roman" w:hAnsi="Segoe UI" w:cs="Segoe UI"/>
          <w:color w:val="262626"/>
          <w:sz w:val="24"/>
          <w:szCs w:val="24"/>
          <w:bdr w:val="none" w:sz="0" w:space="0" w:color="auto" w:frame="1"/>
          <w:lang w:eastAsia="en-IN"/>
        </w:rPr>
        <w:t> for DS18B20 Temperature sensor.</w:t>
      </w:r>
    </w:p>
    <w:p w:rsidR="00411E97" w:rsidRPr="00411E97" w:rsidRDefault="00411E97" w:rsidP="00411E97">
      <w:pPr>
        <w:shd w:val="clear" w:color="auto" w:fill="FFFFFF"/>
        <w:spacing w:after="370" w:line="240" w:lineRule="auto"/>
        <w:textAlignment w:val="baseline"/>
        <w:rPr>
          <w:rFonts w:ascii="Segoe UI" w:eastAsia="Times New Roman" w:hAnsi="Segoe UI" w:cs="Segoe UI"/>
          <w:color w:val="262626"/>
          <w:sz w:val="24"/>
          <w:szCs w:val="24"/>
          <w:bdr w:val="none" w:sz="0" w:space="0" w:color="auto" w:frame="1"/>
          <w:lang w:eastAsia="en-IN"/>
        </w:rPr>
      </w:pPr>
      <w:r w:rsidRPr="00411E97">
        <w:rPr>
          <w:rFonts w:ascii="Segoe UI" w:eastAsia="Times New Roman" w:hAnsi="Segoe UI" w:cs="Segoe UI"/>
          <w:color w:val="262626"/>
          <w:sz w:val="24"/>
          <w:szCs w:val="24"/>
          <w:bdr w:val="none" w:sz="0" w:space="0" w:color="auto" w:frame="1"/>
          <w:lang w:eastAsia="en-IN"/>
        </w:rPr>
        <w:t>The code is divided into two parts one as CAN transmitter code and the other as CAN Receiver code.</w:t>
      </w:r>
    </w:p>
    <w:p w:rsidR="00411E97" w:rsidRPr="00411E97" w:rsidRDefault="00411E97" w:rsidP="00411E97">
      <w:pPr>
        <w:shd w:val="clear" w:color="auto" w:fill="FFFFFF"/>
        <w:spacing w:after="0" w:line="240" w:lineRule="auto"/>
        <w:textAlignment w:val="baseline"/>
        <w:rPr>
          <w:ins w:id="28" w:author="Unknown"/>
          <w:rFonts w:ascii="inherit" w:eastAsia="Times New Roman" w:hAnsi="inherit" w:cs="Segoe UI"/>
          <w:color w:val="262626"/>
          <w:sz w:val="24"/>
          <w:szCs w:val="24"/>
          <w:bdr w:val="none" w:sz="0" w:space="0" w:color="auto" w:frame="1"/>
          <w:lang w:eastAsia="en-IN"/>
        </w:rPr>
      </w:pPr>
      <w:ins w:id="29" w:author="Unknown">
        <w:r w:rsidRPr="00411E97">
          <w:rPr>
            <w:rFonts w:ascii="Segoe UI" w:eastAsia="Times New Roman" w:hAnsi="Segoe UI" w:cs="Segoe UI"/>
            <w:color w:val="262626"/>
            <w:sz w:val="24"/>
            <w:szCs w:val="24"/>
            <w:bdr w:val="none" w:sz="0" w:space="0" w:color="auto" w:frame="1"/>
            <w:lang w:eastAsia="en-IN"/>
          </w:rPr>
          <w:br/>
        </w:r>
      </w:ins>
      <w:r w:rsidRPr="00411E97">
        <w:rPr>
          <w:rFonts w:ascii="Segoe UI" w:eastAsia="Times New Roman" w:hAnsi="Segoe UI" w:cs="Segoe UI"/>
          <w:color w:val="262626"/>
          <w:sz w:val="24"/>
          <w:szCs w:val="24"/>
          <w:bdr w:val="none" w:sz="0" w:space="0" w:color="auto" w:frame="1"/>
          <w:lang w:eastAsia="en-IN"/>
        </w:rPr>
        <w:br/>
      </w:r>
    </w:p>
    <w:p w:rsidR="00411E97" w:rsidRPr="00411E97" w:rsidRDefault="00411E97" w:rsidP="00411E97">
      <w:pPr>
        <w:spacing w:after="0" w:line="240" w:lineRule="auto"/>
        <w:textAlignment w:val="baseline"/>
        <w:rPr>
          <w:ins w:id="30" w:author="Unknown"/>
          <w:rFonts w:ascii="inherit" w:eastAsia="Times New Roman" w:hAnsi="inherit" w:cs="Times New Roman"/>
          <w:sz w:val="24"/>
          <w:szCs w:val="24"/>
          <w:bdr w:val="none" w:sz="0" w:space="0" w:color="auto" w:frame="1"/>
          <w:lang w:eastAsia="en-IN"/>
        </w:rPr>
      </w:pPr>
      <w:ins w:id="31" w:author="Unknown">
        <w:r w:rsidRPr="00411E97">
          <w:rPr>
            <w:rFonts w:ascii="inherit" w:eastAsia="Times New Roman" w:hAnsi="inherit" w:cs="Times New Roman"/>
            <w:sz w:val="24"/>
            <w:szCs w:val="24"/>
            <w:bdr w:val="none" w:sz="0" w:space="0" w:color="auto" w:frame="1"/>
            <w:lang w:eastAsia="en-IN"/>
          </w:rPr>
          <w:t>Discover more</w:t>
        </w:r>
      </w:ins>
    </w:p>
    <w:p w:rsidR="00411E97" w:rsidRPr="00411E97" w:rsidRDefault="00411E97" w:rsidP="00411E97">
      <w:pPr>
        <w:spacing w:after="0" w:line="240" w:lineRule="auto"/>
        <w:textAlignment w:val="baseline"/>
        <w:rPr>
          <w:ins w:id="32" w:author="Unknown"/>
          <w:rFonts w:ascii="inherit" w:eastAsia="Times New Roman" w:hAnsi="inherit" w:cs="Times New Roman"/>
          <w:sz w:val="24"/>
          <w:szCs w:val="24"/>
          <w:bdr w:val="none" w:sz="0" w:space="0" w:color="auto" w:frame="1"/>
          <w:lang w:eastAsia="en-IN"/>
        </w:rPr>
      </w:pPr>
      <w:ins w:id="33" w:author="Unknown">
        <w:r w:rsidRPr="00411E97">
          <w:rPr>
            <w:rFonts w:ascii="inherit" w:eastAsia="Times New Roman" w:hAnsi="inherit" w:cs="Times New Roman"/>
            <w:sz w:val="24"/>
            <w:szCs w:val="24"/>
            <w:bdr w:val="none" w:sz="0" w:space="0" w:color="auto" w:frame="1"/>
            <w:lang w:eastAsia="en-IN"/>
          </w:rPr>
          <w:t>MCP2515 CAN Module</w:t>
        </w:r>
      </w:ins>
    </w:p>
    <w:p w:rsidR="00411E97" w:rsidRPr="00411E97" w:rsidRDefault="00411E97" w:rsidP="00411E97">
      <w:pPr>
        <w:spacing w:after="0" w:line="240" w:lineRule="auto"/>
        <w:textAlignment w:val="baseline"/>
        <w:rPr>
          <w:ins w:id="34" w:author="Unknown"/>
          <w:rFonts w:ascii="inherit" w:eastAsia="Times New Roman" w:hAnsi="inherit" w:cs="Times New Roman"/>
          <w:sz w:val="24"/>
          <w:szCs w:val="24"/>
          <w:bdr w:val="none" w:sz="0" w:space="0" w:color="auto" w:frame="1"/>
          <w:lang w:eastAsia="en-IN"/>
        </w:rPr>
      </w:pPr>
      <w:ins w:id="35" w:author="Unknown">
        <w:r w:rsidRPr="00411E97">
          <w:rPr>
            <w:rFonts w:ascii="inherit" w:eastAsia="Times New Roman" w:hAnsi="inherit" w:cs="Times New Roman"/>
            <w:sz w:val="24"/>
            <w:szCs w:val="24"/>
            <w:bdr w:val="none" w:sz="0" w:space="0" w:color="auto" w:frame="1"/>
            <w:lang w:eastAsia="en-IN"/>
          </w:rPr>
          <w:t>ESP32</w:t>
        </w:r>
      </w:ins>
    </w:p>
    <w:p w:rsidR="00411E97" w:rsidRPr="00411E97" w:rsidRDefault="00411E97" w:rsidP="00411E97">
      <w:pPr>
        <w:spacing w:after="0" w:line="240" w:lineRule="auto"/>
        <w:textAlignment w:val="baseline"/>
        <w:rPr>
          <w:ins w:id="36" w:author="Unknown"/>
          <w:rFonts w:ascii="inherit" w:eastAsia="Times New Roman" w:hAnsi="inherit" w:cs="Times New Roman"/>
          <w:sz w:val="24"/>
          <w:szCs w:val="24"/>
          <w:bdr w:val="none" w:sz="0" w:space="0" w:color="auto" w:frame="1"/>
          <w:lang w:eastAsia="en-IN"/>
        </w:rPr>
      </w:pPr>
      <w:proofErr w:type="spellStart"/>
      <w:ins w:id="37" w:author="Unknown">
        <w:r w:rsidRPr="00411E97">
          <w:rPr>
            <w:rFonts w:ascii="inherit" w:eastAsia="Times New Roman" w:hAnsi="inherit" w:cs="Times New Roman"/>
            <w:sz w:val="24"/>
            <w:szCs w:val="24"/>
            <w:bdr w:val="none" w:sz="0" w:space="0" w:color="auto" w:frame="1"/>
            <w:lang w:eastAsia="en-IN"/>
          </w:rPr>
          <w:t>Comidox</w:t>
        </w:r>
        <w:proofErr w:type="spellEnd"/>
        <w:r w:rsidRPr="00411E97">
          <w:rPr>
            <w:rFonts w:ascii="inherit" w:eastAsia="Times New Roman" w:hAnsi="inherit" w:cs="Times New Roman"/>
            <w:sz w:val="24"/>
            <w:szCs w:val="24"/>
            <w:bdr w:val="none" w:sz="0" w:space="0" w:color="auto" w:frame="1"/>
            <w:lang w:eastAsia="en-IN"/>
          </w:rPr>
          <w:t xml:space="preserve"> 3pcs Mcp2515 Can Bus Module Tja1050 Receiver SPI Module for </w:t>
        </w:r>
        <w:proofErr w:type="spellStart"/>
        <w:r w:rsidRPr="00411E97">
          <w:rPr>
            <w:rFonts w:ascii="inherit" w:eastAsia="Times New Roman" w:hAnsi="inherit" w:cs="Times New Roman"/>
            <w:sz w:val="24"/>
            <w:szCs w:val="24"/>
            <w:bdr w:val="none" w:sz="0" w:space="0" w:color="auto" w:frame="1"/>
            <w:lang w:eastAsia="en-IN"/>
          </w:rPr>
          <w:t>Arduino</w:t>
        </w:r>
        <w:proofErr w:type="spellEnd"/>
        <w:r w:rsidRPr="00411E97">
          <w:rPr>
            <w:rFonts w:ascii="inherit" w:eastAsia="Times New Roman" w:hAnsi="inherit" w:cs="Times New Roman"/>
            <w:sz w:val="24"/>
            <w:szCs w:val="24"/>
            <w:bdr w:val="none" w:sz="0" w:space="0" w:color="auto" w:frame="1"/>
            <w:lang w:eastAsia="en-IN"/>
          </w:rPr>
          <w:t xml:space="preserve"> 51 MCU Arm Controller Development Board</w:t>
        </w:r>
      </w:ins>
    </w:p>
    <w:p w:rsidR="00411E97" w:rsidRPr="00411E97" w:rsidRDefault="00411E97" w:rsidP="00411E97">
      <w:pPr>
        <w:spacing w:after="0" w:line="240" w:lineRule="auto"/>
        <w:textAlignment w:val="baseline"/>
        <w:rPr>
          <w:ins w:id="38" w:author="Unknown"/>
          <w:rFonts w:ascii="inherit" w:eastAsia="Times New Roman" w:hAnsi="inherit" w:cs="Times New Roman"/>
          <w:sz w:val="24"/>
          <w:szCs w:val="24"/>
          <w:bdr w:val="none" w:sz="0" w:space="0" w:color="auto" w:frame="1"/>
          <w:lang w:eastAsia="en-IN"/>
        </w:rPr>
      </w:pPr>
      <w:ins w:id="39" w:author="Unknown">
        <w:r w:rsidRPr="00411E97">
          <w:rPr>
            <w:rFonts w:ascii="inherit" w:eastAsia="Times New Roman" w:hAnsi="inherit" w:cs="Times New Roman"/>
            <w:sz w:val="24"/>
            <w:szCs w:val="24"/>
            <w:bdr w:val="none" w:sz="0" w:space="0" w:color="auto" w:frame="1"/>
            <w:lang w:eastAsia="en-IN"/>
          </w:rPr>
          <w:t>Microcontroller</w:t>
        </w:r>
      </w:ins>
    </w:p>
    <w:p w:rsidR="00411E97" w:rsidRPr="00411E97" w:rsidRDefault="00411E97" w:rsidP="00411E97">
      <w:pPr>
        <w:spacing w:after="0" w:line="240" w:lineRule="auto"/>
        <w:textAlignment w:val="baseline"/>
        <w:rPr>
          <w:ins w:id="40" w:author="Unknown"/>
          <w:rFonts w:ascii="inherit" w:eastAsia="Times New Roman" w:hAnsi="inherit" w:cs="Times New Roman"/>
          <w:sz w:val="24"/>
          <w:szCs w:val="24"/>
          <w:bdr w:val="none" w:sz="0" w:space="0" w:color="auto" w:frame="1"/>
          <w:lang w:eastAsia="en-IN"/>
        </w:rPr>
      </w:pPr>
      <w:ins w:id="41" w:author="Unknown">
        <w:r w:rsidRPr="00411E97">
          <w:rPr>
            <w:rFonts w:ascii="inherit" w:eastAsia="Times New Roman" w:hAnsi="inherit" w:cs="Times New Roman"/>
            <w:sz w:val="24"/>
            <w:szCs w:val="24"/>
            <w:bdr w:val="none" w:sz="0" w:space="0" w:color="auto" w:frame="1"/>
            <w:lang w:eastAsia="en-IN"/>
          </w:rPr>
          <w:t>Microcontrollers</w:t>
        </w:r>
      </w:ins>
    </w:p>
    <w:p w:rsidR="00411E97" w:rsidRPr="00411E97" w:rsidRDefault="00411E97" w:rsidP="00411E97">
      <w:pPr>
        <w:spacing w:after="0" w:line="240" w:lineRule="auto"/>
        <w:textAlignment w:val="baseline"/>
        <w:rPr>
          <w:ins w:id="42" w:author="Unknown"/>
          <w:rFonts w:ascii="inherit" w:eastAsia="Times New Roman" w:hAnsi="inherit" w:cs="Times New Roman"/>
          <w:sz w:val="24"/>
          <w:szCs w:val="24"/>
          <w:bdr w:val="none" w:sz="0" w:space="0" w:color="auto" w:frame="1"/>
          <w:lang w:eastAsia="en-IN"/>
        </w:rPr>
      </w:pPr>
      <w:proofErr w:type="spellStart"/>
      <w:ins w:id="43" w:author="Unknown">
        <w:r w:rsidRPr="00411E97">
          <w:rPr>
            <w:rFonts w:ascii="inherit" w:eastAsia="Times New Roman" w:hAnsi="inherit" w:cs="Times New Roman"/>
            <w:sz w:val="24"/>
            <w:szCs w:val="24"/>
            <w:bdr w:val="none" w:sz="0" w:space="0" w:color="auto" w:frame="1"/>
            <w:lang w:eastAsia="en-IN"/>
          </w:rPr>
          <w:t>Arduino</w:t>
        </w:r>
        <w:proofErr w:type="spellEnd"/>
      </w:ins>
    </w:p>
    <w:p w:rsidR="00411E97" w:rsidRPr="00411E97" w:rsidRDefault="00411E97" w:rsidP="00411E97">
      <w:pPr>
        <w:spacing w:after="0" w:line="240" w:lineRule="auto"/>
        <w:textAlignment w:val="baseline"/>
        <w:rPr>
          <w:ins w:id="44" w:author="Unknown"/>
          <w:rFonts w:ascii="inherit" w:eastAsia="Times New Roman" w:hAnsi="inherit" w:cs="Times New Roman"/>
          <w:sz w:val="24"/>
          <w:szCs w:val="24"/>
          <w:bdr w:val="none" w:sz="0" w:space="0" w:color="auto" w:frame="1"/>
          <w:lang w:eastAsia="en-IN"/>
        </w:rPr>
      </w:pPr>
      <w:proofErr w:type="spellStart"/>
      <w:proofErr w:type="gramStart"/>
      <w:ins w:id="45" w:author="Unknown">
        <w:r w:rsidRPr="00411E97">
          <w:rPr>
            <w:rFonts w:ascii="inherit" w:eastAsia="Times New Roman" w:hAnsi="inherit" w:cs="Times New Roman"/>
            <w:sz w:val="24"/>
            <w:szCs w:val="24"/>
            <w:bdr w:val="none" w:sz="0" w:space="0" w:color="auto" w:frame="1"/>
            <w:lang w:eastAsia="en-IN"/>
          </w:rPr>
          <w:t>azdelivery</w:t>
        </w:r>
        <w:proofErr w:type="spellEnd"/>
        <w:proofErr w:type="gramEnd"/>
        <w:r w:rsidRPr="00411E97">
          <w:rPr>
            <w:rFonts w:ascii="inherit" w:eastAsia="Times New Roman" w:hAnsi="inherit" w:cs="Times New Roman"/>
            <w:sz w:val="24"/>
            <w:szCs w:val="24"/>
            <w:bdr w:val="none" w:sz="0" w:space="0" w:color="auto" w:frame="1"/>
            <w:lang w:eastAsia="en-IN"/>
          </w:rPr>
          <w:t xml:space="preserve"> MCP2515 CAN Bus Module compatible with </w:t>
        </w:r>
        <w:proofErr w:type="spellStart"/>
        <w:r w:rsidRPr="00411E97">
          <w:rPr>
            <w:rFonts w:ascii="inherit" w:eastAsia="Times New Roman" w:hAnsi="inherit" w:cs="Times New Roman"/>
            <w:sz w:val="24"/>
            <w:szCs w:val="24"/>
            <w:bdr w:val="none" w:sz="0" w:space="0" w:color="auto" w:frame="1"/>
            <w:lang w:eastAsia="en-IN"/>
          </w:rPr>
          <w:t>Arduino</w:t>
        </w:r>
        <w:proofErr w:type="spellEnd"/>
        <w:r w:rsidRPr="00411E97">
          <w:rPr>
            <w:rFonts w:ascii="inherit" w:eastAsia="Times New Roman" w:hAnsi="inherit" w:cs="Times New Roman"/>
            <w:sz w:val="24"/>
            <w:szCs w:val="24"/>
            <w:bdr w:val="none" w:sz="0" w:space="0" w:color="auto" w:frame="1"/>
            <w:lang w:eastAsia="en-IN"/>
          </w:rPr>
          <w:t xml:space="preserve"> 1x Set</w:t>
        </w:r>
      </w:ins>
    </w:p>
    <w:p w:rsidR="00411E97" w:rsidRPr="00411E97" w:rsidRDefault="00411E97" w:rsidP="00411E97">
      <w:pPr>
        <w:spacing w:after="0" w:line="240" w:lineRule="auto"/>
        <w:textAlignment w:val="baseline"/>
        <w:rPr>
          <w:ins w:id="46" w:author="Unknown"/>
          <w:rFonts w:ascii="inherit" w:eastAsia="Times New Roman" w:hAnsi="inherit" w:cs="Times New Roman"/>
          <w:sz w:val="24"/>
          <w:szCs w:val="24"/>
          <w:bdr w:val="none" w:sz="0" w:space="0" w:color="auto" w:frame="1"/>
          <w:lang w:eastAsia="en-IN"/>
        </w:rPr>
      </w:pPr>
      <w:proofErr w:type="gramStart"/>
      <w:ins w:id="47" w:author="Unknown">
        <w:r w:rsidRPr="00411E97">
          <w:rPr>
            <w:rFonts w:ascii="inherit" w:eastAsia="Times New Roman" w:hAnsi="inherit" w:cs="Times New Roman"/>
            <w:sz w:val="24"/>
            <w:szCs w:val="24"/>
            <w:bdr w:val="none" w:sz="0" w:space="0" w:color="auto" w:frame="1"/>
            <w:lang w:eastAsia="en-IN"/>
          </w:rPr>
          <w:t>microcontroller</w:t>
        </w:r>
        <w:proofErr w:type="gramEnd"/>
      </w:ins>
    </w:p>
    <w:p w:rsidR="00411E97" w:rsidRPr="00411E97" w:rsidRDefault="00411E97" w:rsidP="00411E97">
      <w:pPr>
        <w:spacing w:after="0" w:line="240" w:lineRule="auto"/>
        <w:textAlignment w:val="baseline"/>
        <w:rPr>
          <w:ins w:id="48" w:author="Unknown"/>
          <w:rFonts w:ascii="inherit" w:eastAsia="Times New Roman" w:hAnsi="inherit" w:cs="Times New Roman"/>
          <w:sz w:val="24"/>
          <w:szCs w:val="24"/>
          <w:bdr w:val="none" w:sz="0" w:space="0" w:color="auto" w:frame="1"/>
          <w:lang w:eastAsia="en-IN"/>
        </w:rPr>
      </w:pPr>
      <w:ins w:id="49" w:author="Unknown">
        <w:r w:rsidRPr="00411E97">
          <w:rPr>
            <w:rFonts w:ascii="inherit" w:eastAsia="Times New Roman" w:hAnsi="inherit" w:cs="Times New Roman"/>
            <w:sz w:val="24"/>
            <w:szCs w:val="24"/>
            <w:bdr w:val="none" w:sz="0" w:space="0" w:color="auto" w:frame="1"/>
            <w:lang w:eastAsia="en-IN"/>
          </w:rPr>
          <w:t>MCP2515</w:t>
        </w:r>
      </w:ins>
    </w:p>
    <w:p w:rsidR="00411E97" w:rsidRPr="00411E97" w:rsidRDefault="00411E97" w:rsidP="00411E97">
      <w:pPr>
        <w:spacing w:after="0" w:line="240" w:lineRule="auto"/>
        <w:textAlignment w:val="baseline"/>
        <w:rPr>
          <w:ins w:id="50" w:author="Unknown"/>
          <w:rFonts w:ascii="inherit" w:eastAsia="Times New Roman" w:hAnsi="inherit" w:cs="Times New Roman"/>
          <w:sz w:val="24"/>
          <w:szCs w:val="24"/>
          <w:bdr w:val="none" w:sz="0" w:space="0" w:color="auto" w:frame="1"/>
          <w:lang w:eastAsia="en-IN"/>
        </w:rPr>
      </w:pPr>
      <w:proofErr w:type="gramStart"/>
      <w:ins w:id="51" w:author="Unknown">
        <w:r w:rsidRPr="00411E97">
          <w:rPr>
            <w:rFonts w:ascii="inherit" w:eastAsia="Times New Roman" w:hAnsi="inherit" w:cs="Times New Roman"/>
            <w:sz w:val="24"/>
            <w:szCs w:val="24"/>
            <w:bdr w:val="none" w:sz="0" w:space="0" w:color="auto" w:frame="1"/>
            <w:lang w:eastAsia="en-IN"/>
          </w:rPr>
          <w:t>microcontrollers</w:t>
        </w:r>
        <w:proofErr w:type="gramEnd"/>
      </w:ins>
    </w:p>
    <w:p w:rsidR="00411E97" w:rsidRPr="00411E97" w:rsidRDefault="00411E97" w:rsidP="00411E97">
      <w:pPr>
        <w:shd w:val="clear" w:color="auto" w:fill="FFFFFF"/>
        <w:spacing w:after="0" w:line="240" w:lineRule="auto"/>
        <w:textAlignment w:val="baseline"/>
        <w:outlineLvl w:val="3"/>
        <w:rPr>
          <w:rFonts w:ascii="Segoe UI" w:eastAsia="Times New Roman" w:hAnsi="Segoe UI" w:cs="Segoe UI"/>
          <w:b/>
          <w:bCs/>
          <w:color w:val="000000"/>
          <w:sz w:val="29"/>
          <w:szCs w:val="29"/>
          <w:bdr w:val="none" w:sz="0" w:space="0" w:color="auto" w:frame="1"/>
          <w:lang w:eastAsia="en-IN"/>
        </w:rPr>
      </w:pPr>
      <w:r w:rsidRPr="00411E97">
        <w:rPr>
          <w:rFonts w:ascii="inherit" w:eastAsia="Times New Roman" w:hAnsi="inherit" w:cs="Segoe UI"/>
          <w:b/>
          <w:bCs/>
          <w:color w:val="000000"/>
          <w:sz w:val="29"/>
          <w:szCs w:val="29"/>
          <w:bdr w:val="none" w:sz="0" w:space="0" w:color="auto" w:frame="1"/>
          <w:lang w:eastAsia="en-IN"/>
        </w:rPr>
        <w:t>ESP32 CAN Transmitter Code</w:t>
      </w:r>
    </w:p>
    <w:p w:rsidR="00E34FF5" w:rsidRDefault="00E34FF5"/>
    <w:p w:rsidR="00411E97" w:rsidRDefault="00411E97" w:rsidP="00411E97">
      <w:pPr>
        <w:pStyle w:val="NoSpacing"/>
      </w:pPr>
      <w:r>
        <w:t>#include &lt;</w:t>
      </w:r>
      <w:proofErr w:type="spellStart"/>
      <w:r>
        <w:t>OneWire.h</w:t>
      </w:r>
      <w:proofErr w:type="spellEnd"/>
      <w:r>
        <w:t>&gt;</w:t>
      </w:r>
    </w:p>
    <w:p w:rsidR="00411E97" w:rsidRDefault="00411E97" w:rsidP="00411E97">
      <w:pPr>
        <w:pStyle w:val="NoSpacing"/>
      </w:pPr>
      <w:r>
        <w:t>#include &lt;</w:t>
      </w:r>
      <w:proofErr w:type="spellStart"/>
      <w:r>
        <w:t>DallasTemperature.h</w:t>
      </w:r>
      <w:proofErr w:type="spellEnd"/>
      <w:r>
        <w:t>&gt;</w:t>
      </w:r>
    </w:p>
    <w:p w:rsidR="00411E97" w:rsidRDefault="00411E97" w:rsidP="00411E97">
      <w:pPr>
        <w:pStyle w:val="NoSpacing"/>
      </w:pPr>
      <w:r>
        <w:t>#include &lt;</w:t>
      </w:r>
      <w:proofErr w:type="spellStart"/>
      <w:r>
        <w:t>SPI.h</w:t>
      </w:r>
      <w:proofErr w:type="spellEnd"/>
      <w:r>
        <w:t>&gt;</w:t>
      </w:r>
    </w:p>
    <w:p w:rsidR="00411E97" w:rsidRDefault="00411E97" w:rsidP="00411E97">
      <w:pPr>
        <w:pStyle w:val="NoSpacing"/>
      </w:pPr>
      <w:r>
        <w:t>#include &lt;mcp2515.h&gt;</w:t>
      </w:r>
    </w:p>
    <w:p w:rsidR="00411E97" w:rsidRDefault="00411E97" w:rsidP="00411E97">
      <w:pPr>
        <w:pStyle w:val="NoSpacing"/>
      </w:pPr>
    </w:p>
    <w:p w:rsidR="00411E97" w:rsidRDefault="00411E97" w:rsidP="00411E97">
      <w:pPr>
        <w:pStyle w:val="NoSpacing"/>
      </w:pPr>
      <w:r>
        <w:lastRenderedPageBreak/>
        <w:t>#define ONE_WIRE_BUS 21 // GPIO where the DS18B20 is connected</w:t>
      </w:r>
    </w:p>
    <w:p w:rsidR="00411E97" w:rsidRDefault="00411E97" w:rsidP="00411E97">
      <w:pPr>
        <w:pStyle w:val="NoSpacing"/>
      </w:pPr>
      <w:proofErr w:type="spellStart"/>
      <w:r>
        <w:t>OneWire</w:t>
      </w:r>
      <w:proofErr w:type="spellEnd"/>
      <w:r>
        <w:t xml:space="preserve"> </w:t>
      </w:r>
      <w:proofErr w:type="spellStart"/>
      <w:proofErr w:type="gramStart"/>
      <w:r>
        <w:t>oneWire</w:t>
      </w:r>
      <w:proofErr w:type="spellEnd"/>
      <w:r>
        <w:t>(</w:t>
      </w:r>
      <w:proofErr w:type="gramEnd"/>
      <w:r>
        <w:t>ONE_WIRE_BUS);</w:t>
      </w:r>
    </w:p>
    <w:p w:rsidR="00411E97" w:rsidRDefault="00411E97" w:rsidP="00411E97">
      <w:pPr>
        <w:pStyle w:val="NoSpacing"/>
      </w:pPr>
      <w:proofErr w:type="spellStart"/>
      <w:r>
        <w:t>DallasTemperature</w:t>
      </w:r>
      <w:proofErr w:type="spellEnd"/>
      <w:r>
        <w:t xml:space="preserve"> </w:t>
      </w:r>
      <w:proofErr w:type="gramStart"/>
      <w:r>
        <w:t>sensors(</w:t>
      </w:r>
      <w:proofErr w:type="gramEnd"/>
      <w:r>
        <w:t>&amp;</w:t>
      </w:r>
      <w:proofErr w:type="spellStart"/>
      <w:r>
        <w:t>oneWire</w:t>
      </w:r>
      <w:proofErr w:type="spellEnd"/>
      <w:r>
        <w:t>);</w:t>
      </w:r>
    </w:p>
    <w:p w:rsidR="00411E97" w:rsidRDefault="00411E97" w:rsidP="00411E97">
      <w:pPr>
        <w:pStyle w:val="NoSpacing"/>
      </w:pPr>
    </w:p>
    <w:p w:rsidR="00411E97" w:rsidRDefault="00411E97" w:rsidP="00411E97">
      <w:pPr>
        <w:pStyle w:val="NoSpacing"/>
      </w:pPr>
      <w:proofErr w:type="spellStart"/>
      <w:proofErr w:type="gramStart"/>
      <w:r>
        <w:t>struct</w:t>
      </w:r>
      <w:proofErr w:type="spellEnd"/>
      <w:proofErr w:type="gramEnd"/>
      <w:r>
        <w:t xml:space="preserve"> </w:t>
      </w:r>
      <w:proofErr w:type="spellStart"/>
      <w:r>
        <w:t>can_frame</w:t>
      </w:r>
      <w:proofErr w:type="spellEnd"/>
      <w:r>
        <w:t xml:space="preserve"> </w:t>
      </w:r>
      <w:proofErr w:type="spellStart"/>
      <w:r>
        <w:t>canMsg</w:t>
      </w:r>
      <w:proofErr w:type="spellEnd"/>
      <w:r>
        <w:t>;</w:t>
      </w:r>
    </w:p>
    <w:p w:rsidR="00411E97" w:rsidRDefault="00411E97" w:rsidP="00411E97">
      <w:pPr>
        <w:pStyle w:val="NoSpacing"/>
      </w:pPr>
      <w:proofErr w:type="spellStart"/>
      <w:proofErr w:type="gramStart"/>
      <w:r>
        <w:t>struct</w:t>
      </w:r>
      <w:proofErr w:type="spellEnd"/>
      <w:proofErr w:type="gramEnd"/>
      <w:r>
        <w:t xml:space="preserve"> MCP2515 mcp2515(5); // CS pin is GPIO 5</w:t>
      </w:r>
    </w:p>
    <w:p w:rsidR="00411E97" w:rsidRDefault="00411E97" w:rsidP="00411E97">
      <w:pPr>
        <w:pStyle w:val="NoSpacing"/>
      </w:pPr>
    </w:p>
    <w:p w:rsidR="00411E97" w:rsidRDefault="00411E97" w:rsidP="00411E97">
      <w:pPr>
        <w:pStyle w:val="NoSpacing"/>
      </w:pPr>
      <w:r>
        <w:t>#define MAX_RETRIES 3</w:t>
      </w:r>
    </w:p>
    <w:p w:rsidR="00411E97" w:rsidRDefault="00411E97" w:rsidP="00411E97">
      <w:pPr>
        <w:pStyle w:val="NoSpacing"/>
      </w:pPr>
      <w:r>
        <w:t xml:space="preserve">#define CAN_ACK_ID </w:t>
      </w:r>
      <w:proofErr w:type="gramStart"/>
      <w:r>
        <w:t>0x037  /</w:t>
      </w:r>
      <w:proofErr w:type="gramEnd"/>
      <w:r>
        <w:t>/ CAN ID for acknowledgment</w:t>
      </w:r>
    </w:p>
    <w:p w:rsidR="00411E97" w:rsidRDefault="00411E97" w:rsidP="00411E97">
      <w:pPr>
        <w:pStyle w:val="NoSpacing"/>
      </w:pPr>
    </w:p>
    <w:p w:rsidR="00411E97" w:rsidRDefault="00411E97" w:rsidP="00411E97">
      <w:pPr>
        <w:pStyle w:val="NoSpacing"/>
      </w:pPr>
      <w:proofErr w:type="gramStart"/>
      <w:r>
        <w:t>void</w:t>
      </w:r>
      <w:proofErr w:type="gramEnd"/>
      <w:r>
        <w:t xml:space="preserve"> setup() {</w:t>
      </w:r>
    </w:p>
    <w:p w:rsidR="00411E97" w:rsidRDefault="00411E97" w:rsidP="00411E97">
      <w:pPr>
        <w:pStyle w:val="NoSpacing"/>
      </w:pPr>
      <w:r>
        <w:t xml:space="preserve">  </w:t>
      </w:r>
      <w:proofErr w:type="spellStart"/>
      <w:proofErr w:type="gramStart"/>
      <w:r>
        <w:t>Serial.begin</w:t>
      </w:r>
      <w:proofErr w:type="spellEnd"/>
      <w:r>
        <w:t>(</w:t>
      </w:r>
      <w:proofErr w:type="gramEnd"/>
      <w:r>
        <w:t>115200);</w:t>
      </w:r>
    </w:p>
    <w:p w:rsidR="00411E97" w:rsidRDefault="00411E97" w:rsidP="00411E97">
      <w:pPr>
        <w:pStyle w:val="NoSpacing"/>
      </w:pPr>
      <w:r>
        <w:t xml:space="preserve">  </w:t>
      </w:r>
      <w:proofErr w:type="spellStart"/>
      <w:proofErr w:type="gramStart"/>
      <w:r>
        <w:t>SPI.begin</w:t>
      </w:r>
      <w:proofErr w:type="spellEnd"/>
      <w:r>
        <w:t>(</w:t>
      </w:r>
      <w:proofErr w:type="gramEnd"/>
      <w:r>
        <w:t>);</w:t>
      </w:r>
    </w:p>
    <w:p w:rsidR="00411E97" w:rsidRDefault="00411E97" w:rsidP="00411E97">
      <w:pPr>
        <w:pStyle w:val="NoSpacing"/>
      </w:pPr>
      <w:r>
        <w:t xml:space="preserve">  </w:t>
      </w:r>
      <w:proofErr w:type="gramStart"/>
      <w:r>
        <w:t>mcp2515.reset(</w:t>
      </w:r>
      <w:proofErr w:type="gramEnd"/>
      <w:r>
        <w:t>);</w:t>
      </w:r>
    </w:p>
    <w:p w:rsidR="00411E97" w:rsidRDefault="00411E97" w:rsidP="00411E97">
      <w:pPr>
        <w:pStyle w:val="NoSpacing"/>
      </w:pPr>
      <w:r>
        <w:t xml:space="preserve">  </w:t>
      </w:r>
      <w:proofErr w:type="gramStart"/>
      <w:r>
        <w:t>mcp2515.setBitrate(</w:t>
      </w:r>
      <w:proofErr w:type="gramEnd"/>
      <w:r>
        <w:t>CAN_500KBPS, MCP_8MHZ);</w:t>
      </w:r>
    </w:p>
    <w:p w:rsidR="00411E97" w:rsidRDefault="00411E97" w:rsidP="00411E97">
      <w:pPr>
        <w:pStyle w:val="NoSpacing"/>
      </w:pPr>
      <w:r>
        <w:t xml:space="preserve">  </w:t>
      </w:r>
      <w:proofErr w:type="gramStart"/>
      <w:r>
        <w:t>mcp2515.setNormalMode(</w:t>
      </w:r>
      <w:proofErr w:type="gramEnd"/>
      <w:r>
        <w:t>);</w:t>
      </w:r>
    </w:p>
    <w:p w:rsidR="00411E97" w:rsidRDefault="00411E97" w:rsidP="00411E97">
      <w:pPr>
        <w:pStyle w:val="NoSpacing"/>
      </w:pPr>
    </w:p>
    <w:p w:rsidR="00411E97" w:rsidRDefault="00411E97" w:rsidP="00411E97">
      <w:pPr>
        <w:pStyle w:val="NoSpacing"/>
      </w:pPr>
      <w:r>
        <w:t xml:space="preserve">  </w:t>
      </w:r>
      <w:proofErr w:type="spellStart"/>
      <w:proofErr w:type="gramStart"/>
      <w:r>
        <w:t>sensors.begin</w:t>
      </w:r>
      <w:proofErr w:type="spellEnd"/>
      <w:r>
        <w:t>(</w:t>
      </w:r>
      <w:proofErr w:type="gramEnd"/>
      <w:r>
        <w:t>);</w:t>
      </w:r>
    </w:p>
    <w:p w:rsidR="00411E97" w:rsidRDefault="00411E97" w:rsidP="00411E97">
      <w:pPr>
        <w:pStyle w:val="NoSpacing"/>
      </w:pPr>
      <w:r>
        <w:t>}</w:t>
      </w:r>
    </w:p>
    <w:p w:rsidR="00411E97" w:rsidRDefault="00411E97" w:rsidP="00411E97">
      <w:pPr>
        <w:pStyle w:val="NoSpacing"/>
      </w:pPr>
    </w:p>
    <w:p w:rsidR="00411E97" w:rsidRDefault="00411E97" w:rsidP="00411E97">
      <w:pPr>
        <w:pStyle w:val="NoSpacing"/>
      </w:pPr>
      <w:proofErr w:type="gramStart"/>
      <w:r>
        <w:t>void</w:t>
      </w:r>
      <w:proofErr w:type="gramEnd"/>
      <w:r>
        <w:t xml:space="preserve"> loop() {</w:t>
      </w:r>
    </w:p>
    <w:p w:rsidR="00411E97" w:rsidRDefault="00411E97" w:rsidP="00411E97">
      <w:pPr>
        <w:pStyle w:val="NoSpacing"/>
      </w:pPr>
      <w:r>
        <w:t xml:space="preserve">  </w:t>
      </w:r>
      <w:proofErr w:type="spellStart"/>
      <w:proofErr w:type="gramStart"/>
      <w:r>
        <w:t>sensors.requestTemperatures</w:t>
      </w:r>
      <w:proofErr w:type="spellEnd"/>
      <w:r>
        <w:t>(</w:t>
      </w:r>
      <w:proofErr w:type="gramEnd"/>
      <w:r>
        <w:t xml:space="preserve">); </w:t>
      </w:r>
    </w:p>
    <w:p w:rsidR="00411E97" w:rsidRDefault="00411E97" w:rsidP="00411E97">
      <w:pPr>
        <w:pStyle w:val="NoSpacing"/>
      </w:pPr>
      <w:r>
        <w:t xml:space="preserve">  </w:t>
      </w:r>
      <w:proofErr w:type="gramStart"/>
      <w:r>
        <w:t>float</w:t>
      </w:r>
      <w:proofErr w:type="gramEnd"/>
      <w:r>
        <w:t xml:space="preserve"> </w:t>
      </w:r>
      <w:proofErr w:type="spellStart"/>
      <w:r>
        <w:t>temperatureC</w:t>
      </w:r>
      <w:proofErr w:type="spellEnd"/>
      <w:r>
        <w:t xml:space="preserve"> = </w:t>
      </w:r>
      <w:proofErr w:type="spellStart"/>
      <w:r>
        <w:t>sensors.getTempCByIndex</w:t>
      </w:r>
      <w:proofErr w:type="spellEnd"/>
      <w:r>
        <w:t>(0);</w:t>
      </w:r>
    </w:p>
    <w:p w:rsidR="00411E97" w:rsidRDefault="00411E97" w:rsidP="00411E97">
      <w:pPr>
        <w:pStyle w:val="NoSpacing"/>
      </w:pPr>
      <w:r>
        <w:t xml:space="preserve">  </w:t>
      </w:r>
      <w:proofErr w:type="spellStart"/>
      <w:proofErr w:type="gramStart"/>
      <w:r>
        <w:t>int</w:t>
      </w:r>
      <w:proofErr w:type="spellEnd"/>
      <w:proofErr w:type="gramEnd"/>
      <w:r>
        <w:t xml:space="preserve"> </w:t>
      </w:r>
      <w:proofErr w:type="spellStart"/>
      <w:r>
        <w:t>tempInt</w:t>
      </w:r>
      <w:proofErr w:type="spellEnd"/>
      <w:r>
        <w:t xml:space="preserve"> = (</w:t>
      </w:r>
      <w:proofErr w:type="spellStart"/>
      <w:r>
        <w:t>int</w:t>
      </w:r>
      <w:proofErr w:type="spellEnd"/>
      <w:r>
        <w:t>)(</w:t>
      </w:r>
      <w:proofErr w:type="spellStart"/>
      <w:r>
        <w:t>temperatureC</w:t>
      </w:r>
      <w:proofErr w:type="spellEnd"/>
      <w:r>
        <w:t xml:space="preserve"> * 100); // Convert temperature to integer for transmission</w:t>
      </w:r>
    </w:p>
    <w:p w:rsidR="00411E97" w:rsidRDefault="00411E97" w:rsidP="00411E97">
      <w:pPr>
        <w:pStyle w:val="NoSpacing"/>
      </w:pPr>
      <w:r>
        <w:t xml:space="preserve">  </w:t>
      </w:r>
    </w:p>
    <w:p w:rsidR="00411E97" w:rsidRDefault="00411E97" w:rsidP="00411E97">
      <w:pPr>
        <w:pStyle w:val="NoSpacing"/>
      </w:pPr>
      <w:r>
        <w:t xml:space="preserve">  // </w:t>
      </w:r>
      <w:proofErr w:type="gramStart"/>
      <w:r>
        <w:t>Prepare</w:t>
      </w:r>
      <w:proofErr w:type="gramEnd"/>
      <w:r>
        <w:t xml:space="preserve"> CAN message</w:t>
      </w:r>
    </w:p>
    <w:p w:rsidR="00411E97" w:rsidRDefault="00411E97" w:rsidP="00411E97">
      <w:pPr>
        <w:pStyle w:val="NoSpacing"/>
      </w:pPr>
      <w:r>
        <w:t xml:space="preserve">  </w:t>
      </w:r>
      <w:proofErr w:type="spellStart"/>
      <w:r>
        <w:t>canMsg.can_</w:t>
      </w:r>
      <w:proofErr w:type="gramStart"/>
      <w:r>
        <w:t>id</w:t>
      </w:r>
      <w:proofErr w:type="spellEnd"/>
      <w:r>
        <w:t xml:space="preserve">  =</w:t>
      </w:r>
      <w:proofErr w:type="gramEnd"/>
      <w:r>
        <w:t xml:space="preserve"> 0x036;  // CAN ID</w:t>
      </w:r>
    </w:p>
    <w:p w:rsidR="00411E97" w:rsidRDefault="00411E97" w:rsidP="00411E97">
      <w:pPr>
        <w:pStyle w:val="NoSpacing"/>
      </w:pPr>
      <w:r>
        <w:t xml:space="preserve">  </w:t>
      </w:r>
      <w:proofErr w:type="spellStart"/>
      <w:r>
        <w:t>canMsg.can_dlc</w:t>
      </w:r>
      <w:proofErr w:type="spellEnd"/>
      <w:r>
        <w:t xml:space="preserve"> = 2;      // Data length code (number of bytes)</w:t>
      </w:r>
    </w:p>
    <w:p w:rsidR="00411E97" w:rsidRDefault="00411E97" w:rsidP="00411E97">
      <w:pPr>
        <w:pStyle w:val="NoSpacing"/>
      </w:pPr>
      <w:r>
        <w:t xml:space="preserve">  </w:t>
      </w:r>
      <w:proofErr w:type="spellStart"/>
      <w:proofErr w:type="gramStart"/>
      <w:r>
        <w:t>canMsg.data</w:t>
      </w:r>
      <w:proofErr w:type="spellEnd"/>
      <w:r>
        <w:t>[</w:t>
      </w:r>
      <w:proofErr w:type="gramEnd"/>
      <w:r>
        <w:t>0] = (</w:t>
      </w:r>
      <w:proofErr w:type="spellStart"/>
      <w:r>
        <w:t>tempInt</w:t>
      </w:r>
      <w:proofErr w:type="spellEnd"/>
      <w:r>
        <w:t xml:space="preserve"> &gt;&gt; 8) &amp; 0xFF; // MSB of temperature</w:t>
      </w:r>
    </w:p>
    <w:p w:rsidR="00411E97" w:rsidRDefault="00411E97" w:rsidP="00411E97">
      <w:pPr>
        <w:pStyle w:val="NoSpacing"/>
      </w:pPr>
      <w:r>
        <w:t xml:space="preserve">  </w:t>
      </w:r>
      <w:proofErr w:type="spellStart"/>
      <w:proofErr w:type="gramStart"/>
      <w:r>
        <w:t>canMsg.data</w:t>
      </w:r>
      <w:proofErr w:type="spellEnd"/>
      <w:r>
        <w:t>[</w:t>
      </w:r>
      <w:proofErr w:type="gramEnd"/>
      <w:r>
        <w:t xml:space="preserve">1] = </w:t>
      </w:r>
      <w:proofErr w:type="spellStart"/>
      <w:r>
        <w:t>tempInt</w:t>
      </w:r>
      <w:proofErr w:type="spellEnd"/>
      <w:r>
        <w:t xml:space="preserve"> &amp; 0xFF;        // LSB of temperature</w:t>
      </w:r>
    </w:p>
    <w:p w:rsidR="00411E97" w:rsidRDefault="00411E97" w:rsidP="00411E97">
      <w:pPr>
        <w:pStyle w:val="NoSpacing"/>
      </w:pPr>
    </w:p>
    <w:p w:rsidR="00411E97" w:rsidRDefault="00411E97" w:rsidP="00411E97">
      <w:pPr>
        <w:pStyle w:val="NoSpacing"/>
      </w:pPr>
      <w:r>
        <w:t xml:space="preserve">  </w:t>
      </w:r>
      <w:proofErr w:type="gramStart"/>
      <w:r>
        <w:t>bool</w:t>
      </w:r>
      <w:proofErr w:type="gramEnd"/>
      <w:r>
        <w:t xml:space="preserve"> </w:t>
      </w:r>
      <w:proofErr w:type="spellStart"/>
      <w:r>
        <w:t>messageSent</w:t>
      </w:r>
      <w:proofErr w:type="spellEnd"/>
      <w:r>
        <w:t xml:space="preserve"> = false;</w:t>
      </w:r>
    </w:p>
    <w:p w:rsidR="00411E97" w:rsidRDefault="00411E97" w:rsidP="00411E97">
      <w:pPr>
        <w:pStyle w:val="NoSpacing"/>
      </w:pPr>
      <w:r>
        <w:t xml:space="preserve">  </w:t>
      </w:r>
      <w:proofErr w:type="spellStart"/>
      <w:proofErr w:type="gramStart"/>
      <w:r>
        <w:t>int</w:t>
      </w:r>
      <w:proofErr w:type="spellEnd"/>
      <w:proofErr w:type="gramEnd"/>
      <w:r>
        <w:t xml:space="preserve"> retries = 0;</w:t>
      </w:r>
    </w:p>
    <w:p w:rsidR="00411E97" w:rsidRDefault="00411E97" w:rsidP="00411E97">
      <w:pPr>
        <w:pStyle w:val="NoSpacing"/>
      </w:pPr>
    </w:p>
    <w:p w:rsidR="00411E97" w:rsidRDefault="00411E97" w:rsidP="00411E97">
      <w:pPr>
        <w:pStyle w:val="NoSpacing"/>
      </w:pPr>
      <w:r>
        <w:t xml:space="preserve">  </w:t>
      </w:r>
      <w:proofErr w:type="gramStart"/>
      <w:r>
        <w:t>while</w:t>
      </w:r>
      <w:proofErr w:type="gramEnd"/>
      <w:r>
        <w:t xml:space="preserve"> (!</w:t>
      </w:r>
      <w:proofErr w:type="spellStart"/>
      <w:r>
        <w:t>messageSent</w:t>
      </w:r>
      <w:proofErr w:type="spellEnd"/>
      <w:r>
        <w:t xml:space="preserve"> &amp;&amp; retries &lt; MAX_RETRIES) {</w:t>
      </w:r>
    </w:p>
    <w:p w:rsidR="00411E97" w:rsidRDefault="00411E97" w:rsidP="00411E97">
      <w:pPr>
        <w:pStyle w:val="NoSpacing"/>
      </w:pPr>
      <w:r>
        <w:t xml:space="preserve">    </w:t>
      </w:r>
      <w:proofErr w:type="gramStart"/>
      <w:r>
        <w:t>if</w:t>
      </w:r>
      <w:proofErr w:type="gramEnd"/>
      <w:r>
        <w:t xml:space="preserve"> (mcp2515.sendMessage(&amp;</w:t>
      </w:r>
      <w:proofErr w:type="spellStart"/>
      <w:r>
        <w:t>canMsg</w:t>
      </w:r>
      <w:proofErr w:type="spellEnd"/>
      <w:r>
        <w:t>) == MCP2515::ERROR_OK) {</w:t>
      </w:r>
    </w:p>
    <w:p w:rsidR="00411E97" w:rsidRDefault="00411E97" w:rsidP="00411E97">
      <w:pPr>
        <w:pStyle w:val="NoSpacing"/>
      </w:pPr>
      <w:r>
        <w:t xml:space="preserve">      </w:t>
      </w:r>
      <w:proofErr w:type="spellStart"/>
      <w:proofErr w:type="gramStart"/>
      <w:r>
        <w:t>Serial.print</w:t>
      </w:r>
      <w:proofErr w:type="spellEnd"/>
      <w:r>
        <w:t>(</w:t>
      </w:r>
      <w:proofErr w:type="gramEnd"/>
      <w:r>
        <w:t>"Temperature sent: ");</w:t>
      </w:r>
    </w:p>
    <w:p w:rsidR="00411E97" w:rsidRDefault="00411E97" w:rsidP="00411E97">
      <w:pPr>
        <w:pStyle w:val="NoSpacing"/>
      </w:pPr>
      <w:r>
        <w:t xml:space="preserve">      </w:t>
      </w:r>
      <w:proofErr w:type="spellStart"/>
      <w:proofErr w:type="gramStart"/>
      <w:r>
        <w:t>Serial.print</w:t>
      </w:r>
      <w:proofErr w:type="spellEnd"/>
      <w:r>
        <w:t>(</w:t>
      </w:r>
      <w:proofErr w:type="spellStart"/>
      <w:proofErr w:type="gramEnd"/>
      <w:r>
        <w:t>temperatureC</w:t>
      </w:r>
      <w:proofErr w:type="spellEnd"/>
      <w:r>
        <w:t>);</w:t>
      </w:r>
    </w:p>
    <w:p w:rsidR="00411E97" w:rsidRDefault="00411E97" w:rsidP="00411E97">
      <w:pPr>
        <w:pStyle w:val="NoSpacing"/>
      </w:pPr>
      <w:r>
        <w:t xml:space="preserve">      </w:t>
      </w:r>
      <w:proofErr w:type="spellStart"/>
      <w:proofErr w:type="gramStart"/>
      <w:r>
        <w:t>Serial.println</w:t>
      </w:r>
      <w:proofErr w:type="spellEnd"/>
      <w:r>
        <w:t>(</w:t>
      </w:r>
      <w:proofErr w:type="gramEnd"/>
      <w:r>
        <w:t>" °C");</w:t>
      </w:r>
    </w:p>
    <w:p w:rsidR="00411E97" w:rsidRDefault="00411E97" w:rsidP="00411E97">
      <w:pPr>
        <w:pStyle w:val="NoSpacing"/>
      </w:pPr>
    </w:p>
    <w:p w:rsidR="00411E97" w:rsidRDefault="00411E97" w:rsidP="00411E97">
      <w:pPr>
        <w:pStyle w:val="NoSpacing"/>
      </w:pPr>
      <w:r>
        <w:t xml:space="preserve">      // Wait for acknowledgment</w:t>
      </w:r>
    </w:p>
    <w:p w:rsidR="00411E97" w:rsidRDefault="00411E97" w:rsidP="00411E97">
      <w:pPr>
        <w:pStyle w:val="NoSpacing"/>
      </w:pPr>
      <w:r>
        <w:t xml:space="preserve">      </w:t>
      </w:r>
      <w:proofErr w:type="gramStart"/>
      <w:r>
        <w:t>unsigned</w:t>
      </w:r>
      <w:proofErr w:type="gramEnd"/>
      <w:r>
        <w:t xml:space="preserve"> long </w:t>
      </w:r>
      <w:proofErr w:type="spellStart"/>
      <w:r>
        <w:t>startTime</w:t>
      </w:r>
      <w:proofErr w:type="spellEnd"/>
      <w:r>
        <w:t xml:space="preserve"> = </w:t>
      </w:r>
      <w:proofErr w:type="spellStart"/>
      <w:r>
        <w:t>millis</w:t>
      </w:r>
      <w:proofErr w:type="spellEnd"/>
      <w:r>
        <w:t>();</w:t>
      </w:r>
    </w:p>
    <w:p w:rsidR="00411E97" w:rsidRDefault="00411E97" w:rsidP="00411E97">
      <w:pPr>
        <w:pStyle w:val="NoSpacing"/>
      </w:pPr>
      <w:r>
        <w:t xml:space="preserve">      </w:t>
      </w:r>
      <w:proofErr w:type="gramStart"/>
      <w:r>
        <w:t>bool</w:t>
      </w:r>
      <w:proofErr w:type="gramEnd"/>
      <w:r>
        <w:t xml:space="preserve"> </w:t>
      </w:r>
      <w:proofErr w:type="spellStart"/>
      <w:r>
        <w:t>ackReceived</w:t>
      </w:r>
      <w:proofErr w:type="spellEnd"/>
      <w:r>
        <w:t xml:space="preserve"> = false;</w:t>
      </w:r>
    </w:p>
    <w:p w:rsidR="00411E97" w:rsidRDefault="00411E97" w:rsidP="00411E97">
      <w:pPr>
        <w:pStyle w:val="NoSpacing"/>
      </w:pPr>
      <w:r>
        <w:t xml:space="preserve">      </w:t>
      </w:r>
    </w:p>
    <w:p w:rsidR="00411E97" w:rsidRDefault="00411E97" w:rsidP="00411E97">
      <w:pPr>
        <w:pStyle w:val="NoSpacing"/>
      </w:pPr>
      <w:r>
        <w:t xml:space="preserve">      </w:t>
      </w:r>
      <w:proofErr w:type="gramStart"/>
      <w:r>
        <w:t>while</w:t>
      </w:r>
      <w:proofErr w:type="gramEnd"/>
      <w:r>
        <w:t xml:space="preserve"> (</w:t>
      </w:r>
      <w:proofErr w:type="spellStart"/>
      <w:r>
        <w:t>millis</w:t>
      </w:r>
      <w:proofErr w:type="spellEnd"/>
      <w:r>
        <w:t xml:space="preserve">() - </w:t>
      </w:r>
      <w:proofErr w:type="spellStart"/>
      <w:r>
        <w:t>startTime</w:t>
      </w:r>
      <w:proofErr w:type="spellEnd"/>
      <w:r>
        <w:t xml:space="preserve"> &lt; 500) { // Wait up to 500ms for an ACK</w:t>
      </w:r>
    </w:p>
    <w:p w:rsidR="00411E97" w:rsidRDefault="00411E97" w:rsidP="00411E97">
      <w:pPr>
        <w:pStyle w:val="NoSpacing"/>
      </w:pPr>
      <w:r>
        <w:t xml:space="preserve">        </w:t>
      </w:r>
      <w:proofErr w:type="gramStart"/>
      <w:r>
        <w:t>if</w:t>
      </w:r>
      <w:proofErr w:type="gramEnd"/>
      <w:r>
        <w:t xml:space="preserve"> (mcp2515.readMessage(&amp;</w:t>
      </w:r>
      <w:proofErr w:type="spellStart"/>
      <w:r>
        <w:t>canMsg</w:t>
      </w:r>
      <w:proofErr w:type="spellEnd"/>
      <w:r>
        <w:t>) == MCP2515::ERROR_OK) {</w:t>
      </w:r>
    </w:p>
    <w:p w:rsidR="00411E97" w:rsidRDefault="00411E97" w:rsidP="00411E97">
      <w:pPr>
        <w:pStyle w:val="NoSpacing"/>
      </w:pPr>
      <w:r>
        <w:t xml:space="preserve">          </w:t>
      </w:r>
      <w:proofErr w:type="gramStart"/>
      <w:r>
        <w:t>if</w:t>
      </w:r>
      <w:proofErr w:type="gramEnd"/>
      <w:r>
        <w:t xml:space="preserve"> (</w:t>
      </w:r>
      <w:proofErr w:type="spellStart"/>
      <w:r>
        <w:t>canMsg.can_id</w:t>
      </w:r>
      <w:proofErr w:type="spellEnd"/>
      <w:r>
        <w:t xml:space="preserve"> == CAN_ACK_ID) {</w:t>
      </w:r>
    </w:p>
    <w:p w:rsidR="00411E97" w:rsidRDefault="00411E97" w:rsidP="00411E97">
      <w:pPr>
        <w:pStyle w:val="NoSpacing"/>
      </w:pPr>
      <w:r>
        <w:t xml:space="preserve">            </w:t>
      </w:r>
      <w:proofErr w:type="spellStart"/>
      <w:proofErr w:type="gramStart"/>
      <w:r>
        <w:t>ackReceived</w:t>
      </w:r>
      <w:proofErr w:type="spellEnd"/>
      <w:proofErr w:type="gramEnd"/>
      <w:r>
        <w:t xml:space="preserve"> = true;</w:t>
      </w:r>
    </w:p>
    <w:p w:rsidR="00411E97" w:rsidRDefault="00411E97" w:rsidP="00411E97">
      <w:pPr>
        <w:pStyle w:val="NoSpacing"/>
      </w:pPr>
      <w:r>
        <w:t xml:space="preserve">            </w:t>
      </w:r>
      <w:proofErr w:type="gramStart"/>
      <w:r>
        <w:t>break</w:t>
      </w:r>
      <w:proofErr w:type="gramEnd"/>
      <w:r>
        <w:t>;</w:t>
      </w:r>
    </w:p>
    <w:p w:rsidR="00411E97" w:rsidRDefault="00411E97" w:rsidP="00411E97">
      <w:pPr>
        <w:pStyle w:val="NoSpacing"/>
      </w:pPr>
      <w:r>
        <w:t xml:space="preserve">          }</w:t>
      </w:r>
    </w:p>
    <w:p w:rsidR="00411E97" w:rsidRDefault="00411E97" w:rsidP="00411E97">
      <w:pPr>
        <w:pStyle w:val="NoSpacing"/>
      </w:pPr>
      <w:r>
        <w:t xml:space="preserve">        }</w:t>
      </w:r>
    </w:p>
    <w:p w:rsidR="00411E97" w:rsidRDefault="00411E97" w:rsidP="00411E97">
      <w:pPr>
        <w:pStyle w:val="NoSpacing"/>
      </w:pPr>
      <w:r>
        <w:lastRenderedPageBreak/>
        <w:t xml:space="preserve">      }</w:t>
      </w:r>
    </w:p>
    <w:p w:rsidR="00411E97" w:rsidRDefault="00411E97" w:rsidP="00411E97">
      <w:pPr>
        <w:pStyle w:val="NoSpacing"/>
      </w:pPr>
    </w:p>
    <w:p w:rsidR="00411E97" w:rsidRDefault="00411E97" w:rsidP="00411E97">
      <w:pPr>
        <w:pStyle w:val="NoSpacing"/>
      </w:pPr>
      <w:r>
        <w:t xml:space="preserve">      </w:t>
      </w:r>
      <w:proofErr w:type="gramStart"/>
      <w:r>
        <w:t>if</w:t>
      </w:r>
      <w:proofErr w:type="gramEnd"/>
      <w:r>
        <w:t xml:space="preserve"> (</w:t>
      </w:r>
      <w:proofErr w:type="spellStart"/>
      <w:r>
        <w:t>ackReceived</w:t>
      </w:r>
      <w:proofErr w:type="spellEnd"/>
      <w:r>
        <w:t>) {</w:t>
      </w:r>
    </w:p>
    <w:p w:rsidR="00411E97" w:rsidRDefault="00411E97" w:rsidP="00411E97">
      <w:pPr>
        <w:pStyle w:val="NoSpacing"/>
      </w:pPr>
      <w:r>
        <w:t xml:space="preserve">        </w:t>
      </w:r>
      <w:proofErr w:type="spellStart"/>
      <w:proofErr w:type="gramStart"/>
      <w:r>
        <w:t>Serial.println</w:t>
      </w:r>
      <w:proofErr w:type="spellEnd"/>
      <w:r>
        <w:t>(</w:t>
      </w:r>
      <w:proofErr w:type="gramEnd"/>
      <w:r>
        <w:t>"ACK received");</w:t>
      </w:r>
    </w:p>
    <w:p w:rsidR="00411E97" w:rsidRDefault="00411E97" w:rsidP="00411E97">
      <w:pPr>
        <w:pStyle w:val="NoSpacing"/>
      </w:pPr>
      <w:r>
        <w:t xml:space="preserve">        </w:t>
      </w:r>
      <w:proofErr w:type="spellStart"/>
      <w:proofErr w:type="gramStart"/>
      <w:r>
        <w:t>messageSent</w:t>
      </w:r>
      <w:proofErr w:type="spellEnd"/>
      <w:proofErr w:type="gramEnd"/>
      <w:r>
        <w:t xml:space="preserve"> = true;</w:t>
      </w:r>
    </w:p>
    <w:p w:rsidR="00411E97" w:rsidRDefault="00411E97" w:rsidP="00411E97">
      <w:pPr>
        <w:pStyle w:val="NoSpacing"/>
      </w:pPr>
      <w:r>
        <w:t xml:space="preserve">      } else {</w:t>
      </w:r>
    </w:p>
    <w:p w:rsidR="00411E97" w:rsidRDefault="00411E97" w:rsidP="00411E97">
      <w:pPr>
        <w:pStyle w:val="NoSpacing"/>
      </w:pPr>
      <w:r>
        <w:t xml:space="preserve">        </w:t>
      </w:r>
      <w:proofErr w:type="spellStart"/>
      <w:proofErr w:type="gramStart"/>
      <w:r>
        <w:t>Serial.println</w:t>
      </w:r>
      <w:proofErr w:type="spellEnd"/>
      <w:r>
        <w:t>(</w:t>
      </w:r>
      <w:proofErr w:type="gramEnd"/>
      <w:r>
        <w:t>"ACK not received, retrying...");</w:t>
      </w:r>
    </w:p>
    <w:p w:rsidR="00411E97" w:rsidRDefault="00411E97" w:rsidP="00411E97">
      <w:pPr>
        <w:pStyle w:val="NoSpacing"/>
      </w:pPr>
      <w:r>
        <w:t xml:space="preserve">        </w:t>
      </w:r>
      <w:proofErr w:type="gramStart"/>
      <w:r>
        <w:t>retries</w:t>
      </w:r>
      <w:proofErr w:type="gramEnd"/>
      <w:r>
        <w:t>++;</w:t>
      </w:r>
    </w:p>
    <w:p w:rsidR="00411E97" w:rsidRDefault="00411E97" w:rsidP="00411E97">
      <w:pPr>
        <w:pStyle w:val="NoSpacing"/>
      </w:pPr>
      <w:r>
        <w:t xml:space="preserve">      }</w:t>
      </w:r>
    </w:p>
    <w:p w:rsidR="00411E97" w:rsidRDefault="00411E97" w:rsidP="00411E97">
      <w:pPr>
        <w:pStyle w:val="NoSpacing"/>
      </w:pPr>
      <w:r>
        <w:t xml:space="preserve">    } else {</w:t>
      </w:r>
    </w:p>
    <w:p w:rsidR="00411E97" w:rsidRDefault="00411E97" w:rsidP="00411E97">
      <w:pPr>
        <w:pStyle w:val="NoSpacing"/>
      </w:pPr>
      <w:r>
        <w:t xml:space="preserve">      </w:t>
      </w:r>
      <w:proofErr w:type="spellStart"/>
      <w:proofErr w:type="gramStart"/>
      <w:r>
        <w:t>Serial.println</w:t>
      </w:r>
      <w:proofErr w:type="spellEnd"/>
      <w:r>
        <w:t>(</w:t>
      </w:r>
      <w:proofErr w:type="gramEnd"/>
      <w:r>
        <w:t>"Error sending message, retrying...");</w:t>
      </w:r>
    </w:p>
    <w:p w:rsidR="00411E97" w:rsidRDefault="00411E97" w:rsidP="00411E97">
      <w:pPr>
        <w:pStyle w:val="NoSpacing"/>
      </w:pPr>
      <w:r>
        <w:t xml:space="preserve">      </w:t>
      </w:r>
      <w:proofErr w:type="gramStart"/>
      <w:r>
        <w:t>retries</w:t>
      </w:r>
      <w:proofErr w:type="gramEnd"/>
      <w:r>
        <w:t>++;</w:t>
      </w:r>
    </w:p>
    <w:p w:rsidR="00411E97" w:rsidRDefault="00411E97" w:rsidP="00411E97">
      <w:pPr>
        <w:pStyle w:val="NoSpacing"/>
      </w:pPr>
      <w:r>
        <w:t xml:space="preserve">    }</w:t>
      </w:r>
    </w:p>
    <w:p w:rsidR="00411E97" w:rsidRDefault="00411E97" w:rsidP="00411E97">
      <w:pPr>
        <w:pStyle w:val="NoSpacing"/>
      </w:pPr>
      <w:r>
        <w:t xml:space="preserve">  }</w:t>
      </w:r>
    </w:p>
    <w:p w:rsidR="00411E97" w:rsidRDefault="00411E97" w:rsidP="00411E97">
      <w:pPr>
        <w:pStyle w:val="NoSpacing"/>
      </w:pPr>
    </w:p>
    <w:p w:rsidR="00411E97" w:rsidRDefault="00411E97" w:rsidP="00411E97">
      <w:pPr>
        <w:pStyle w:val="NoSpacing"/>
      </w:pPr>
      <w:r>
        <w:t xml:space="preserve">  </w:t>
      </w:r>
      <w:proofErr w:type="gramStart"/>
      <w:r>
        <w:t>if</w:t>
      </w:r>
      <w:proofErr w:type="gramEnd"/>
      <w:r>
        <w:t xml:space="preserve"> (!</w:t>
      </w:r>
      <w:proofErr w:type="spellStart"/>
      <w:r>
        <w:t>messageSent</w:t>
      </w:r>
      <w:proofErr w:type="spellEnd"/>
      <w:r>
        <w:t>) {</w:t>
      </w:r>
    </w:p>
    <w:p w:rsidR="00411E97" w:rsidRDefault="00411E97" w:rsidP="00411E97">
      <w:pPr>
        <w:pStyle w:val="NoSpacing"/>
      </w:pPr>
      <w:r>
        <w:t xml:space="preserve">    </w:t>
      </w:r>
      <w:proofErr w:type="spellStart"/>
      <w:proofErr w:type="gramStart"/>
      <w:r>
        <w:t>Serial.println</w:t>
      </w:r>
      <w:proofErr w:type="spellEnd"/>
      <w:r>
        <w:t>(</w:t>
      </w:r>
      <w:proofErr w:type="gramEnd"/>
      <w:r>
        <w:t>"Failed to send message after retries");</w:t>
      </w:r>
    </w:p>
    <w:p w:rsidR="00411E97" w:rsidRDefault="00411E97" w:rsidP="00411E97">
      <w:pPr>
        <w:pStyle w:val="NoSpacing"/>
      </w:pPr>
      <w:r>
        <w:t xml:space="preserve">  }</w:t>
      </w:r>
    </w:p>
    <w:p w:rsidR="00411E97" w:rsidRDefault="00411E97" w:rsidP="00411E97">
      <w:pPr>
        <w:pStyle w:val="NoSpacing"/>
      </w:pPr>
    </w:p>
    <w:p w:rsidR="00411E97" w:rsidRDefault="00411E97" w:rsidP="00411E97">
      <w:pPr>
        <w:pStyle w:val="NoSpacing"/>
      </w:pPr>
      <w:r>
        <w:t xml:space="preserve">  </w:t>
      </w:r>
      <w:proofErr w:type="gramStart"/>
      <w:r>
        <w:t>delay(</w:t>
      </w:r>
      <w:proofErr w:type="gramEnd"/>
      <w:r>
        <w:t>1000); // Send data every second</w:t>
      </w:r>
    </w:p>
    <w:p w:rsidR="00411E97" w:rsidRDefault="00411E97" w:rsidP="00411E97">
      <w:pPr>
        <w:pStyle w:val="NoSpacing"/>
      </w:pPr>
      <w:r>
        <w:t>}</w:t>
      </w:r>
    </w:p>
    <w:p w:rsidR="00411E97" w:rsidRDefault="00411E97" w:rsidP="00411E97">
      <w:pPr>
        <w:pStyle w:val="NoSpacing"/>
      </w:pPr>
    </w:p>
    <w:p w:rsidR="00411E97" w:rsidRDefault="00411E97" w:rsidP="00411E97">
      <w:pPr>
        <w:pStyle w:val="Heading4"/>
        <w:shd w:val="clear" w:color="auto" w:fill="FFFFFF"/>
        <w:spacing w:before="0" w:beforeAutospacing="0" w:after="0" w:afterAutospacing="0"/>
        <w:textAlignment w:val="baseline"/>
        <w:rPr>
          <w:rFonts w:ascii="Segoe UI" w:hAnsi="Segoe UI" w:cs="Segoe UI"/>
          <w:color w:val="000000"/>
          <w:sz w:val="29"/>
          <w:szCs w:val="29"/>
        </w:rPr>
      </w:pPr>
      <w:r>
        <w:rPr>
          <w:rStyle w:val="Strong"/>
          <w:rFonts w:ascii="inherit" w:hAnsi="inherit" w:cs="Segoe UI"/>
          <w:b/>
          <w:bCs/>
          <w:color w:val="000000"/>
          <w:sz w:val="29"/>
          <w:szCs w:val="29"/>
          <w:bdr w:val="none" w:sz="0" w:space="0" w:color="auto" w:frame="1"/>
        </w:rPr>
        <w:t>ESP32 CAN Receiver Code</w:t>
      </w:r>
    </w:p>
    <w:p w:rsidR="00411E97" w:rsidRDefault="00411E97" w:rsidP="00411E97">
      <w:pPr>
        <w:rPr>
          <w:rFonts w:ascii="Times New Roman" w:hAnsi="Times New Roman" w:cs="Times New Roman"/>
          <w:sz w:val="24"/>
          <w:szCs w:val="24"/>
        </w:rPr>
      </w:pPr>
      <w:r>
        <w:t>ESP32 development boards</w:t>
      </w:r>
    </w:p>
    <w:p w:rsidR="00411E97" w:rsidRDefault="00411E97" w:rsidP="00411E97">
      <w:pPr>
        <w:pStyle w:val="NoSpacing"/>
      </w:pPr>
      <w:r>
        <w:t>#include &lt;</w:t>
      </w:r>
      <w:proofErr w:type="spellStart"/>
      <w:r>
        <w:t>SPI.h</w:t>
      </w:r>
      <w:proofErr w:type="spellEnd"/>
      <w:r>
        <w:t>&gt;</w:t>
      </w:r>
    </w:p>
    <w:p w:rsidR="00411E97" w:rsidRDefault="00411E97" w:rsidP="00411E97">
      <w:pPr>
        <w:pStyle w:val="NoSpacing"/>
      </w:pPr>
      <w:r>
        <w:t>#include &lt;mcp2515.h&gt;</w:t>
      </w:r>
    </w:p>
    <w:p w:rsidR="00411E97" w:rsidRDefault="00411E97" w:rsidP="00411E97">
      <w:pPr>
        <w:pStyle w:val="NoSpacing"/>
      </w:pPr>
      <w:r>
        <w:t>#include &lt;Adafruit_SSD1306.h&gt;</w:t>
      </w:r>
    </w:p>
    <w:p w:rsidR="00411E97" w:rsidRDefault="00411E97" w:rsidP="00411E97">
      <w:pPr>
        <w:pStyle w:val="NoSpacing"/>
      </w:pPr>
    </w:p>
    <w:p w:rsidR="00411E97" w:rsidRDefault="00411E97" w:rsidP="00411E97">
      <w:pPr>
        <w:pStyle w:val="NoSpacing"/>
      </w:pPr>
      <w:r>
        <w:t>#define SCREEN_WIDTH 128</w:t>
      </w:r>
    </w:p>
    <w:p w:rsidR="00411E97" w:rsidRDefault="00411E97" w:rsidP="00411E97">
      <w:pPr>
        <w:pStyle w:val="NoSpacing"/>
      </w:pPr>
      <w:r>
        <w:t>#define SCREEN_HEIGHT 64</w:t>
      </w:r>
    </w:p>
    <w:p w:rsidR="00411E97" w:rsidRDefault="00411E97" w:rsidP="00411E97">
      <w:pPr>
        <w:pStyle w:val="NoSpacing"/>
      </w:pPr>
      <w:r>
        <w:t>#define OLED_RESET -1</w:t>
      </w:r>
    </w:p>
    <w:p w:rsidR="00411E97" w:rsidRDefault="00411E97" w:rsidP="00411E97">
      <w:pPr>
        <w:pStyle w:val="NoSpacing"/>
      </w:pPr>
      <w:r>
        <w:t xml:space="preserve">Adafruit_SSD1306 </w:t>
      </w:r>
      <w:proofErr w:type="gramStart"/>
      <w:r>
        <w:t>display(</w:t>
      </w:r>
      <w:proofErr w:type="gramEnd"/>
      <w:r>
        <w:t>SCREEN_WIDTH, SCREEN_HEIGHT, &amp;Wire, OLED_RESET);</w:t>
      </w:r>
    </w:p>
    <w:p w:rsidR="00411E97" w:rsidRDefault="00411E97" w:rsidP="00411E97">
      <w:pPr>
        <w:pStyle w:val="NoSpacing"/>
      </w:pPr>
    </w:p>
    <w:p w:rsidR="00411E97" w:rsidRDefault="00411E97" w:rsidP="00411E97">
      <w:pPr>
        <w:pStyle w:val="NoSpacing"/>
      </w:pPr>
      <w:proofErr w:type="spellStart"/>
      <w:proofErr w:type="gramStart"/>
      <w:r>
        <w:t>struct</w:t>
      </w:r>
      <w:proofErr w:type="spellEnd"/>
      <w:proofErr w:type="gramEnd"/>
      <w:r>
        <w:t xml:space="preserve"> </w:t>
      </w:r>
      <w:proofErr w:type="spellStart"/>
      <w:r>
        <w:t>can_frame</w:t>
      </w:r>
      <w:proofErr w:type="spellEnd"/>
      <w:r>
        <w:t xml:space="preserve"> </w:t>
      </w:r>
      <w:proofErr w:type="spellStart"/>
      <w:r>
        <w:t>canMsg</w:t>
      </w:r>
      <w:proofErr w:type="spellEnd"/>
      <w:r>
        <w:t>;</w:t>
      </w:r>
    </w:p>
    <w:p w:rsidR="00411E97" w:rsidRDefault="00411E97" w:rsidP="00411E97">
      <w:pPr>
        <w:pStyle w:val="NoSpacing"/>
      </w:pPr>
      <w:proofErr w:type="spellStart"/>
      <w:proofErr w:type="gramStart"/>
      <w:r>
        <w:t>struct</w:t>
      </w:r>
      <w:proofErr w:type="spellEnd"/>
      <w:proofErr w:type="gramEnd"/>
      <w:r>
        <w:t xml:space="preserve"> MCP2515 mcp2515(5); // CS pin is GPIO 5</w:t>
      </w:r>
    </w:p>
    <w:p w:rsidR="00411E97" w:rsidRDefault="00411E97" w:rsidP="00411E97">
      <w:pPr>
        <w:pStyle w:val="NoSpacing"/>
      </w:pPr>
    </w:p>
    <w:p w:rsidR="00411E97" w:rsidRDefault="00411E97" w:rsidP="00411E97">
      <w:pPr>
        <w:pStyle w:val="NoSpacing"/>
      </w:pPr>
      <w:r>
        <w:t xml:space="preserve">#define CAN_ACK_ID </w:t>
      </w:r>
      <w:proofErr w:type="gramStart"/>
      <w:r>
        <w:t>0x037  /</w:t>
      </w:r>
      <w:proofErr w:type="gramEnd"/>
      <w:r>
        <w:t>/ CAN ID for acknowledgment</w:t>
      </w:r>
    </w:p>
    <w:p w:rsidR="00411E97" w:rsidRDefault="00411E97" w:rsidP="00411E97">
      <w:pPr>
        <w:pStyle w:val="NoSpacing"/>
      </w:pPr>
    </w:p>
    <w:p w:rsidR="00411E97" w:rsidRDefault="00411E97" w:rsidP="00411E97">
      <w:pPr>
        <w:pStyle w:val="NoSpacing"/>
      </w:pPr>
      <w:r>
        <w:t>void setup()</w:t>
      </w:r>
    </w:p>
    <w:p w:rsidR="00411E97" w:rsidRDefault="00411E97" w:rsidP="00411E97">
      <w:pPr>
        <w:pStyle w:val="NoSpacing"/>
      </w:pPr>
      <w:r>
        <w:t>{</w:t>
      </w:r>
    </w:p>
    <w:p w:rsidR="00411E97" w:rsidRDefault="00411E97" w:rsidP="00411E97">
      <w:pPr>
        <w:pStyle w:val="NoSpacing"/>
      </w:pPr>
      <w:r>
        <w:t xml:space="preserve">  </w:t>
      </w:r>
      <w:proofErr w:type="spellStart"/>
      <w:r>
        <w:t>Serial.begin</w:t>
      </w:r>
      <w:proofErr w:type="spellEnd"/>
      <w:r>
        <w:t>(115200);</w:t>
      </w:r>
    </w:p>
    <w:p w:rsidR="00411E97" w:rsidRDefault="00411E97" w:rsidP="00411E97">
      <w:pPr>
        <w:pStyle w:val="NoSpacing"/>
      </w:pPr>
    </w:p>
    <w:p w:rsidR="00411E97" w:rsidRDefault="00411E97" w:rsidP="00411E97">
      <w:pPr>
        <w:pStyle w:val="NoSpacing"/>
      </w:pPr>
      <w:r>
        <w:t xml:space="preserve">  </w:t>
      </w:r>
      <w:proofErr w:type="spellStart"/>
      <w:r>
        <w:t>display.begin</w:t>
      </w:r>
      <w:proofErr w:type="spellEnd"/>
      <w:r>
        <w:t>(SSD1306_SWITCHCAPVCC, 0x3C);</w:t>
      </w:r>
    </w:p>
    <w:p w:rsidR="00411E97" w:rsidRDefault="00411E97" w:rsidP="00411E97">
      <w:pPr>
        <w:pStyle w:val="NoSpacing"/>
      </w:pPr>
      <w:r>
        <w:t xml:space="preserve">  </w:t>
      </w:r>
      <w:proofErr w:type="spellStart"/>
      <w:r>
        <w:t>display.clearDisplay</w:t>
      </w:r>
      <w:proofErr w:type="spellEnd"/>
      <w:r>
        <w:t>();</w:t>
      </w:r>
    </w:p>
    <w:p w:rsidR="00411E97" w:rsidRDefault="00411E97" w:rsidP="00411E97">
      <w:pPr>
        <w:pStyle w:val="NoSpacing"/>
      </w:pPr>
      <w:r>
        <w:t xml:space="preserve">  </w:t>
      </w:r>
      <w:proofErr w:type="spellStart"/>
      <w:r>
        <w:t>display.setTextColor</w:t>
      </w:r>
      <w:proofErr w:type="spellEnd"/>
      <w:r>
        <w:t>(WHITE);</w:t>
      </w:r>
    </w:p>
    <w:p w:rsidR="00411E97" w:rsidRDefault="00411E97" w:rsidP="00411E97">
      <w:pPr>
        <w:pStyle w:val="NoSpacing"/>
      </w:pPr>
    </w:p>
    <w:p w:rsidR="00411E97" w:rsidRDefault="00411E97" w:rsidP="00411E97">
      <w:pPr>
        <w:pStyle w:val="NoSpacing"/>
      </w:pPr>
      <w:r>
        <w:t xml:space="preserve">  </w:t>
      </w:r>
      <w:proofErr w:type="spellStart"/>
      <w:r>
        <w:t>SPI.begin</w:t>
      </w:r>
      <w:proofErr w:type="spellEnd"/>
      <w:r>
        <w:t>();</w:t>
      </w:r>
    </w:p>
    <w:p w:rsidR="00411E97" w:rsidRDefault="00411E97" w:rsidP="00411E97">
      <w:pPr>
        <w:pStyle w:val="NoSpacing"/>
      </w:pPr>
    </w:p>
    <w:p w:rsidR="00411E97" w:rsidRDefault="00411E97" w:rsidP="00411E97">
      <w:pPr>
        <w:pStyle w:val="NoSpacing"/>
      </w:pPr>
      <w:r>
        <w:t xml:space="preserve">  mcp2515.reset();</w:t>
      </w:r>
    </w:p>
    <w:p w:rsidR="00411E97" w:rsidRDefault="00411E97" w:rsidP="00411E97">
      <w:pPr>
        <w:pStyle w:val="NoSpacing"/>
      </w:pPr>
      <w:r>
        <w:t xml:space="preserve">  mcp2515.setBitrate(CAN_500KBPS, MCP_8MHZ);</w:t>
      </w:r>
    </w:p>
    <w:p w:rsidR="00411E97" w:rsidRDefault="00411E97" w:rsidP="00411E97">
      <w:pPr>
        <w:pStyle w:val="NoSpacing"/>
      </w:pPr>
      <w:r>
        <w:lastRenderedPageBreak/>
        <w:t xml:space="preserve">  mcp2515.setNormalMode();</w:t>
      </w:r>
    </w:p>
    <w:p w:rsidR="00411E97" w:rsidRDefault="00411E97" w:rsidP="00411E97">
      <w:pPr>
        <w:pStyle w:val="NoSpacing"/>
      </w:pPr>
      <w:r>
        <w:t>}</w:t>
      </w:r>
    </w:p>
    <w:p w:rsidR="00411E97" w:rsidRDefault="00411E97" w:rsidP="00411E97">
      <w:pPr>
        <w:pStyle w:val="NoSpacing"/>
      </w:pPr>
    </w:p>
    <w:p w:rsidR="00411E97" w:rsidRDefault="00411E97" w:rsidP="00411E97">
      <w:pPr>
        <w:pStyle w:val="NoSpacing"/>
      </w:pPr>
    </w:p>
    <w:p w:rsidR="00411E97" w:rsidRDefault="00411E97" w:rsidP="00411E97">
      <w:pPr>
        <w:pStyle w:val="NoSpacing"/>
      </w:pPr>
      <w:r>
        <w:t>void loop()</w:t>
      </w:r>
    </w:p>
    <w:p w:rsidR="00411E97" w:rsidRDefault="00411E97" w:rsidP="00411E97">
      <w:pPr>
        <w:pStyle w:val="NoSpacing"/>
      </w:pPr>
      <w:r>
        <w:t>{</w:t>
      </w:r>
    </w:p>
    <w:p w:rsidR="00411E97" w:rsidRDefault="00411E97" w:rsidP="00411E97">
      <w:pPr>
        <w:pStyle w:val="NoSpacing"/>
      </w:pPr>
      <w:r>
        <w:t xml:space="preserve">  if (mcp2515.readMessage(&amp;</w:t>
      </w:r>
      <w:proofErr w:type="spellStart"/>
      <w:r>
        <w:t>canMsg</w:t>
      </w:r>
      <w:proofErr w:type="spellEnd"/>
      <w:r>
        <w:t>) == MCP2515::ERROR_OK)</w:t>
      </w:r>
    </w:p>
    <w:p w:rsidR="00411E97" w:rsidRDefault="00411E97" w:rsidP="00411E97">
      <w:pPr>
        <w:pStyle w:val="NoSpacing"/>
      </w:pPr>
      <w:r>
        <w:t xml:space="preserve">  {</w:t>
      </w:r>
    </w:p>
    <w:p w:rsidR="00411E97" w:rsidRDefault="00411E97" w:rsidP="00411E97">
      <w:pPr>
        <w:pStyle w:val="NoSpacing"/>
      </w:pPr>
      <w:r>
        <w:t xml:space="preserve">    if (</w:t>
      </w:r>
      <w:proofErr w:type="spellStart"/>
      <w:r>
        <w:t>canMsg.can_id</w:t>
      </w:r>
      <w:proofErr w:type="spellEnd"/>
      <w:r>
        <w:t xml:space="preserve"> == 0x036)  // Check if the message is from the sender</w:t>
      </w:r>
    </w:p>
    <w:p w:rsidR="00411E97" w:rsidRDefault="00411E97" w:rsidP="00411E97">
      <w:pPr>
        <w:pStyle w:val="NoSpacing"/>
      </w:pPr>
      <w:r>
        <w:t xml:space="preserve">    {</w:t>
      </w:r>
    </w:p>
    <w:p w:rsidR="00411E97" w:rsidRDefault="00411E97" w:rsidP="00411E97">
      <w:pPr>
        <w:pStyle w:val="NoSpacing"/>
      </w:pPr>
      <w:r>
        <w:t xml:space="preserve">      </w:t>
      </w:r>
      <w:proofErr w:type="spellStart"/>
      <w:r>
        <w:t>int</w:t>
      </w:r>
      <w:proofErr w:type="spellEnd"/>
      <w:r>
        <w:t xml:space="preserve"> </w:t>
      </w:r>
      <w:proofErr w:type="spellStart"/>
      <w:r>
        <w:t>tempInt</w:t>
      </w:r>
      <w:proofErr w:type="spellEnd"/>
      <w:r>
        <w:t xml:space="preserve"> = (</w:t>
      </w:r>
      <w:proofErr w:type="spellStart"/>
      <w:r>
        <w:t>canMsg.data</w:t>
      </w:r>
      <w:proofErr w:type="spellEnd"/>
      <w:r>
        <w:t xml:space="preserve">[0] &lt;&lt; 8) | </w:t>
      </w:r>
      <w:proofErr w:type="spellStart"/>
      <w:r>
        <w:t>canMsg.data</w:t>
      </w:r>
      <w:proofErr w:type="spellEnd"/>
      <w:r>
        <w:t>[1]; // Combine MSB and LSB</w:t>
      </w:r>
    </w:p>
    <w:p w:rsidR="00411E97" w:rsidRDefault="00411E97" w:rsidP="00411E97">
      <w:pPr>
        <w:pStyle w:val="NoSpacing"/>
      </w:pPr>
      <w:r>
        <w:t xml:space="preserve">      float </w:t>
      </w:r>
      <w:proofErr w:type="spellStart"/>
      <w:r>
        <w:t>temperatureC</w:t>
      </w:r>
      <w:proofErr w:type="spellEnd"/>
      <w:r>
        <w:t xml:space="preserve"> = </w:t>
      </w:r>
      <w:proofErr w:type="spellStart"/>
      <w:r>
        <w:t>tempInt</w:t>
      </w:r>
      <w:proofErr w:type="spellEnd"/>
      <w:r>
        <w:t xml:space="preserve"> / 100.0; // Convert back to float</w:t>
      </w:r>
    </w:p>
    <w:p w:rsidR="00411E97" w:rsidRDefault="00411E97" w:rsidP="00411E97">
      <w:pPr>
        <w:pStyle w:val="NoSpacing"/>
      </w:pPr>
    </w:p>
    <w:p w:rsidR="00411E97" w:rsidRDefault="00411E97" w:rsidP="00411E97">
      <w:pPr>
        <w:pStyle w:val="NoSpacing"/>
      </w:pPr>
      <w:r>
        <w:t xml:space="preserve">      </w:t>
      </w:r>
      <w:proofErr w:type="spellStart"/>
      <w:r>
        <w:t>Serial.print</w:t>
      </w:r>
      <w:proofErr w:type="spellEnd"/>
      <w:r>
        <w:t>("Temperature received: ");</w:t>
      </w:r>
    </w:p>
    <w:p w:rsidR="00411E97" w:rsidRDefault="00411E97" w:rsidP="00411E97">
      <w:pPr>
        <w:pStyle w:val="NoSpacing"/>
      </w:pPr>
      <w:r>
        <w:t xml:space="preserve">      </w:t>
      </w:r>
      <w:proofErr w:type="spellStart"/>
      <w:r>
        <w:t>Serial.print</w:t>
      </w:r>
      <w:proofErr w:type="spellEnd"/>
      <w:r>
        <w:t>(</w:t>
      </w:r>
      <w:proofErr w:type="spellStart"/>
      <w:r>
        <w:t>temperatureC</w:t>
      </w:r>
      <w:proofErr w:type="spellEnd"/>
      <w:r>
        <w:t>);</w:t>
      </w:r>
    </w:p>
    <w:p w:rsidR="00411E97" w:rsidRDefault="00411E97" w:rsidP="00411E97">
      <w:pPr>
        <w:pStyle w:val="NoSpacing"/>
      </w:pPr>
      <w:r>
        <w:t xml:space="preserve">      </w:t>
      </w:r>
      <w:proofErr w:type="spellStart"/>
      <w:r>
        <w:t>Serial.println</w:t>
      </w:r>
      <w:proofErr w:type="spellEnd"/>
      <w:r>
        <w:t>(" °C");</w:t>
      </w:r>
    </w:p>
    <w:p w:rsidR="00411E97" w:rsidRDefault="00411E97" w:rsidP="00411E97">
      <w:pPr>
        <w:pStyle w:val="NoSpacing"/>
      </w:pPr>
    </w:p>
    <w:p w:rsidR="00411E97" w:rsidRDefault="00411E97" w:rsidP="00411E97">
      <w:pPr>
        <w:pStyle w:val="NoSpacing"/>
      </w:pPr>
      <w:r>
        <w:t xml:space="preserve">      </w:t>
      </w:r>
      <w:proofErr w:type="spellStart"/>
      <w:r>
        <w:t>display.clearDisplay</w:t>
      </w:r>
      <w:proofErr w:type="spellEnd"/>
      <w:r>
        <w:t>();</w:t>
      </w:r>
    </w:p>
    <w:p w:rsidR="00411E97" w:rsidRDefault="00411E97" w:rsidP="00411E97">
      <w:pPr>
        <w:pStyle w:val="NoSpacing"/>
      </w:pPr>
    </w:p>
    <w:p w:rsidR="00411E97" w:rsidRDefault="00411E97" w:rsidP="00411E97">
      <w:pPr>
        <w:pStyle w:val="NoSpacing"/>
      </w:pPr>
      <w:r>
        <w:t xml:space="preserve">      </w:t>
      </w:r>
      <w:proofErr w:type="spellStart"/>
      <w:r>
        <w:t>display.setTextSize</w:t>
      </w:r>
      <w:proofErr w:type="spellEnd"/>
      <w:r>
        <w:t>(1);</w:t>
      </w:r>
    </w:p>
    <w:p w:rsidR="00411E97" w:rsidRDefault="00411E97" w:rsidP="00411E97">
      <w:pPr>
        <w:pStyle w:val="NoSpacing"/>
      </w:pPr>
      <w:r>
        <w:t xml:space="preserve">      </w:t>
      </w:r>
      <w:proofErr w:type="spellStart"/>
      <w:r>
        <w:t>display.setCursor</w:t>
      </w:r>
      <w:proofErr w:type="spellEnd"/>
      <w:r>
        <w:t>(25, 10);</w:t>
      </w:r>
    </w:p>
    <w:p w:rsidR="00411E97" w:rsidRDefault="00411E97" w:rsidP="00411E97">
      <w:pPr>
        <w:pStyle w:val="NoSpacing"/>
      </w:pPr>
      <w:r>
        <w:t xml:space="preserve">      </w:t>
      </w:r>
      <w:proofErr w:type="spellStart"/>
      <w:r>
        <w:t>display.print</w:t>
      </w:r>
      <w:proofErr w:type="spellEnd"/>
      <w:r>
        <w:t>("Temperature:");</w:t>
      </w:r>
    </w:p>
    <w:p w:rsidR="00411E97" w:rsidRDefault="00411E97" w:rsidP="00411E97">
      <w:pPr>
        <w:pStyle w:val="NoSpacing"/>
      </w:pPr>
    </w:p>
    <w:p w:rsidR="00411E97" w:rsidRDefault="00411E97" w:rsidP="00411E97">
      <w:pPr>
        <w:pStyle w:val="NoSpacing"/>
      </w:pPr>
      <w:r>
        <w:t xml:space="preserve">      </w:t>
      </w:r>
      <w:proofErr w:type="spellStart"/>
      <w:r>
        <w:t>display.setTextSize</w:t>
      </w:r>
      <w:proofErr w:type="spellEnd"/>
      <w:r>
        <w:t>(2);</w:t>
      </w:r>
    </w:p>
    <w:p w:rsidR="00411E97" w:rsidRDefault="00411E97" w:rsidP="00411E97">
      <w:pPr>
        <w:pStyle w:val="NoSpacing"/>
      </w:pPr>
      <w:r>
        <w:t xml:space="preserve">      </w:t>
      </w:r>
      <w:proofErr w:type="spellStart"/>
      <w:r>
        <w:t>display.setCursor</w:t>
      </w:r>
      <w:proofErr w:type="spellEnd"/>
      <w:r>
        <w:t>(25, 30);</w:t>
      </w:r>
    </w:p>
    <w:p w:rsidR="00411E97" w:rsidRDefault="00411E97" w:rsidP="00411E97">
      <w:pPr>
        <w:pStyle w:val="NoSpacing"/>
      </w:pPr>
      <w:r>
        <w:t xml:space="preserve">      </w:t>
      </w:r>
      <w:proofErr w:type="spellStart"/>
      <w:r>
        <w:t>display.print</w:t>
      </w:r>
      <w:proofErr w:type="spellEnd"/>
      <w:r>
        <w:t>(</w:t>
      </w:r>
      <w:proofErr w:type="spellStart"/>
      <w:r>
        <w:t>temperatureC</w:t>
      </w:r>
      <w:proofErr w:type="spellEnd"/>
      <w:r>
        <w:t>);</w:t>
      </w:r>
    </w:p>
    <w:p w:rsidR="00411E97" w:rsidRDefault="00411E97" w:rsidP="00411E97">
      <w:pPr>
        <w:pStyle w:val="NoSpacing"/>
      </w:pPr>
      <w:r>
        <w:t xml:space="preserve">      </w:t>
      </w:r>
      <w:proofErr w:type="spellStart"/>
      <w:r>
        <w:t>display.print</w:t>
      </w:r>
      <w:proofErr w:type="spellEnd"/>
      <w:r>
        <w:t>("C");</w:t>
      </w:r>
    </w:p>
    <w:p w:rsidR="00411E97" w:rsidRDefault="00411E97" w:rsidP="00411E97">
      <w:pPr>
        <w:pStyle w:val="NoSpacing"/>
      </w:pPr>
    </w:p>
    <w:p w:rsidR="00411E97" w:rsidRDefault="00411E97" w:rsidP="00411E97">
      <w:pPr>
        <w:pStyle w:val="NoSpacing"/>
      </w:pPr>
      <w:r>
        <w:t xml:space="preserve">      </w:t>
      </w:r>
      <w:proofErr w:type="spellStart"/>
      <w:r>
        <w:t>display.display</w:t>
      </w:r>
      <w:proofErr w:type="spellEnd"/>
      <w:r>
        <w:t>();</w:t>
      </w:r>
    </w:p>
    <w:p w:rsidR="00411E97" w:rsidRDefault="00411E97" w:rsidP="00411E97">
      <w:pPr>
        <w:pStyle w:val="NoSpacing"/>
      </w:pPr>
    </w:p>
    <w:p w:rsidR="00411E97" w:rsidRDefault="00411E97" w:rsidP="00411E97">
      <w:pPr>
        <w:pStyle w:val="NoSpacing"/>
      </w:pPr>
      <w:r>
        <w:t xml:space="preserve">      // Send acknowledgment</w:t>
      </w:r>
    </w:p>
    <w:p w:rsidR="00411E97" w:rsidRDefault="00411E97" w:rsidP="00411E97">
      <w:pPr>
        <w:pStyle w:val="NoSpacing"/>
      </w:pPr>
      <w:r>
        <w:t xml:space="preserve">      </w:t>
      </w:r>
      <w:proofErr w:type="spellStart"/>
      <w:r>
        <w:t>canMsg.can_id</w:t>
      </w:r>
      <w:proofErr w:type="spellEnd"/>
      <w:r>
        <w:t xml:space="preserve">  = CAN_ACK_ID;  // Use ACK ID</w:t>
      </w:r>
    </w:p>
    <w:p w:rsidR="00411E97" w:rsidRDefault="00411E97" w:rsidP="00411E97">
      <w:pPr>
        <w:pStyle w:val="NoSpacing"/>
      </w:pPr>
      <w:r>
        <w:t xml:space="preserve">      </w:t>
      </w:r>
      <w:proofErr w:type="spellStart"/>
      <w:r>
        <w:t>canMsg.can_dlc</w:t>
      </w:r>
      <w:proofErr w:type="spellEnd"/>
      <w:r>
        <w:t xml:space="preserve"> = 0;           // No data needed for ACK</w:t>
      </w:r>
    </w:p>
    <w:p w:rsidR="00411E97" w:rsidRDefault="00411E97" w:rsidP="00411E97">
      <w:pPr>
        <w:pStyle w:val="NoSpacing"/>
      </w:pPr>
      <w:r>
        <w:t xml:space="preserve">      mcp2515.sendMessage(&amp;</w:t>
      </w:r>
      <w:proofErr w:type="spellStart"/>
      <w:r>
        <w:t>canMsg</w:t>
      </w:r>
      <w:proofErr w:type="spellEnd"/>
      <w:r>
        <w:t>);</w:t>
      </w:r>
    </w:p>
    <w:p w:rsidR="00411E97" w:rsidRDefault="00411E97" w:rsidP="00411E97">
      <w:pPr>
        <w:pStyle w:val="NoSpacing"/>
      </w:pPr>
      <w:r>
        <w:t xml:space="preserve">      </w:t>
      </w:r>
      <w:proofErr w:type="spellStart"/>
      <w:r>
        <w:t>Serial.println</w:t>
      </w:r>
      <w:proofErr w:type="spellEnd"/>
      <w:r>
        <w:t>("ACK sent");</w:t>
      </w:r>
    </w:p>
    <w:p w:rsidR="00411E97" w:rsidRDefault="00411E97" w:rsidP="00411E97">
      <w:pPr>
        <w:pStyle w:val="NoSpacing"/>
      </w:pPr>
      <w:r>
        <w:t xml:space="preserve">    }</w:t>
      </w:r>
    </w:p>
    <w:p w:rsidR="00411E97" w:rsidRDefault="00411E97" w:rsidP="00411E97">
      <w:pPr>
        <w:pStyle w:val="NoSpacing"/>
      </w:pPr>
      <w:r>
        <w:t xml:space="preserve">  }</w:t>
      </w:r>
    </w:p>
    <w:p w:rsidR="00411E97" w:rsidRDefault="00411E97" w:rsidP="00411E97">
      <w:pPr>
        <w:pStyle w:val="NoSpacing"/>
      </w:pPr>
      <w:r>
        <w:t>}</w:t>
      </w:r>
    </w:p>
    <w:p w:rsidR="00411E97" w:rsidRDefault="00411E97" w:rsidP="00411E97">
      <w:pPr>
        <w:pStyle w:val="NoSpacing"/>
      </w:pPr>
    </w:p>
    <w:p w:rsidR="00411E97" w:rsidRDefault="00411E97" w:rsidP="00411E97">
      <w:pPr>
        <w:pStyle w:val="NoSpacing"/>
      </w:pPr>
    </w:p>
    <w:p w:rsidR="00411E97" w:rsidRDefault="00411E97" w:rsidP="00411E97">
      <w:pPr>
        <w:pStyle w:val="NoSpacing"/>
      </w:pPr>
    </w:p>
    <w:p w:rsidR="00411E97" w:rsidRDefault="00411E97" w:rsidP="00411E97">
      <w:pPr>
        <w:pStyle w:val="NoSpacing"/>
      </w:pPr>
      <w:r>
        <w:rPr>
          <w:noProof/>
          <w:lang w:eastAsia="en-IN"/>
        </w:rPr>
        <w:lastRenderedPageBreak/>
        <w:drawing>
          <wp:inline distT="0" distB="0" distL="0" distR="0">
            <wp:extent cx="5731510" cy="3220841"/>
            <wp:effectExtent l="0" t="0" r="2540" b="0"/>
            <wp:docPr id="8" name="Picture 8" descr="MCP2515 CAN Bus ESP32 DS18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CP2515 CAN Bus ESP32 DS18B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220841"/>
                    </a:xfrm>
                    <a:prstGeom prst="rect">
                      <a:avLst/>
                    </a:prstGeom>
                    <a:noFill/>
                    <a:ln>
                      <a:noFill/>
                    </a:ln>
                  </pic:spPr>
                </pic:pic>
              </a:graphicData>
            </a:graphic>
          </wp:inline>
        </w:drawing>
      </w:r>
    </w:p>
    <w:p w:rsidR="00411E97" w:rsidRDefault="00411E97" w:rsidP="00411E97">
      <w:pPr>
        <w:pStyle w:val="NoSpacing"/>
      </w:pPr>
    </w:p>
    <w:p w:rsidR="00411E97" w:rsidRDefault="00411E97" w:rsidP="00411E97">
      <w:pPr>
        <w:pStyle w:val="NoSpacing"/>
      </w:pPr>
    </w:p>
    <w:p w:rsidR="00411E97" w:rsidRDefault="00411E97" w:rsidP="00411E97">
      <w:pPr>
        <w:pStyle w:val="NoSpacing"/>
      </w:pPr>
    </w:p>
    <w:tbl>
      <w:tblPr>
        <w:tblW w:w="0" w:type="auto"/>
        <w:shd w:val="clear" w:color="auto" w:fill="FFFFFF"/>
        <w:tblCellMar>
          <w:left w:w="0" w:type="dxa"/>
          <w:right w:w="0" w:type="dxa"/>
        </w:tblCellMar>
        <w:tblLook w:val="04A0" w:firstRow="1" w:lastRow="0" w:firstColumn="1" w:lastColumn="0" w:noHBand="0" w:noVBand="1"/>
      </w:tblPr>
      <w:tblGrid>
        <w:gridCol w:w="1644"/>
        <w:gridCol w:w="1312"/>
      </w:tblGrid>
      <w:tr w:rsidR="00411E97" w:rsidRPr="00411E97" w:rsidTr="00411E97">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b/>
                <w:bCs/>
                <w:color w:val="262626"/>
                <w:sz w:val="23"/>
                <w:szCs w:val="23"/>
                <w:bdr w:val="none" w:sz="0" w:space="0" w:color="auto" w:frame="1"/>
                <w:lang w:eastAsia="en-IN"/>
              </w:rPr>
              <w:t>MCP2515 Pin</w:t>
            </w:r>
          </w:p>
        </w:tc>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b/>
                <w:bCs/>
                <w:color w:val="262626"/>
                <w:sz w:val="23"/>
                <w:szCs w:val="23"/>
                <w:bdr w:val="none" w:sz="0" w:space="0" w:color="auto" w:frame="1"/>
                <w:lang w:eastAsia="en-IN"/>
              </w:rPr>
              <w:t>ESP32 Pin</w:t>
            </w:r>
          </w:p>
        </w:tc>
      </w:tr>
      <w:tr w:rsidR="00411E97" w:rsidRPr="00411E97" w:rsidTr="00411E97">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VCC</w:t>
            </w:r>
          </w:p>
        </w:tc>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5V</w:t>
            </w:r>
          </w:p>
        </w:tc>
      </w:tr>
      <w:tr w:rsidR="00411E97" w:rsidRPr="00411E97" w:rsidTr="00411E97">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GND</w:t>
            </w:r>
          </w:p>
        </w:tc>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GND</w:t>
            </w:r>
          </w:p>
        </w:tc>
      </w:tr>
      <w:tr w:rsidR="00411E97" w:rsidRPr="00411E97" w:rsidTr="00411E97">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CS</w:t>
            </w:r>
          </w:p>
        </w:tc>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IO5</w:t>
            </w:r>
          </w:p>
        </w:tc>
      </w:tr>
      <w:tr w:rsidR="00411E97" w:rsidRPr="00411E97" w:rsidTr="00411E97">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SO</w:t>
            </w:r>
          </w:p>
        </w:tc>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IO19</w:t>
            </w:r>
          </w:p>
        </w:tc>
      </w:tr>
      <w:tr w:rsidR="00411E97" w:rsidRPr="00411E97" w:rsidTr="00411E97">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SI</w:t>
            </w:r>
          </w:p>
        </w:tc>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IO23</w:t>
            </w:r>
          </w:p>
        </w:tc>
      </w:tr>
      <w:tr w:rsidR="00411E97" w:rsidRPr="00411E97" w:rsidTr="00411E97">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SCK</w:t>
            </w:r>
          </w:p>
        </w:tc>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IO13</w:t>
            </w:r>
          </w:p>
        </w:tc>
      </w:tr>
      <w:tr w:rsidR="00411E97" w:rsidRPr="00411E97" w:rsidTr="00411E97">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tcPr>
          <w:p w:rsidR="00411E97" w:rsidRDefault="00411E97" w:rsidP="00411E97">
            <w:pPr>
              <w:spacing w:after="0" w:line="240" w:lineRule="auto"/>
              <w:rPr>
                <w:rFonts w:ascii="inherit" w:eastAsia="Times New Roman" w:hAnsi="inherit" w:cs="Segoe UI"/>
                <w:color w:val="262626"/>
                <w:sz w:val="23"/>
                <w:szCs w:val="23"/>
                <w:lang w:eastAsia="en-IN"/>
              </w:rPr>
            </w:pPr>
          </w:p>
          <w:p w:rsidR="00411E97" w:rsidRPr="00411E97" w:rsidRDefault="00411E97" w:rsidP="00411E97">
            <w:pPr>
              <w:spacing w:after="0" w:line="240" w:lineRule="auto"/>
              <w:rPr>
                <w:rFonts w:ascii="inherit" w:eastAsia="Times New Roman" w:hAnsi="inherit" w:cs="Segoe UI"/>
                <w:color w:val="262626"/>
                <w:sz w:val="23"/>
                <w:szCs w:val="23"/>
                <w:lang w:eastAsia="en-IN"/>
              </w:rPr>
            </w:pPr>
          </w:p>
        </w:tc>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tcPr>
          <w:p w:rsidR="00411E97" w:rsidRPr="00411E97" w:rsidRDefault="00411E97" w:rsidP="00411E97">
            <w:pPr>
              <w:spacing w:after="0" w:line="240" w:lineRule="auto"/>
              <w:rPr>
                <w:rFonts w:ascii="inherit" w:eastAsia="Times New Roman" w:hAnsi="inherit" w:cs="Segoe UI"/>
                <w:color w:val="262626"/>
                <w:sz w:val="23"/>
                <w:szCs w:val="23"/>
                <w:lang w:eastAsia="en-IN"/>
              </w:rPr>
            </w:pPr>
          </w:p>
        </w:tc>
      </w:tr>
      <w:tr w:rsidR="00411E97" w:rsidRPr="00411E97" w:rsidTr="00411E97">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INT</w:t>
            </w:r>
          </w:p>
        </w:tc>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hideMark/>
          </w:tcPr>
          <w:p w:rsidR="00411E97" w:rsidRPr="00411E97" w:rsidRDefault="00411E97" w:rsidP="00411E97">
            <w:pPr>
              <w:spacing w:after="0" w:line="240" w:lineRule="auto"/>
              <w:rPr>
                <w:rFonts w:ascii="inherit" w:eastAsia="Times New Roman" w:hAnsi="inherit" w:cs="Segoe UI"/>
                <w:color w:val="262626"/>
                <w:sz w:val="23"/>
                <w:szCs w:val="23"/>
                <w:lang w:eastAsia="en-IN"/>
              </w:rPr>
            </w:pPr>
            <w:r w:rsidRPr="00411E97">
              <w:rPr>
                <w:rFonts w:ascii="inherit" w:eastAsia="Times New Roman" w:hAnsi="inherit" w:cs="Segoe UI"/>
                <w:color w:val="262626"/>
                <w:sz w:val="23"/>
                <w:szCs w:val="23"/>
                <w:lang w:eastAsia="en-IN"/>
              </w:rPr>
              <w:t>IO4</w:t>
            </w:r>
          </w:p>
        </w:tc>
      </w:tr>
      <w:tr w:rsidR="00411E97" w:rsidRPr="00411E97" w:rsidTr="00411E97">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tcPr>
          <w:p w:rsidR="00411E97" w:rsidRPr="00411E97" w:rsidRDefault="00411E97" w:rsidP="00411E97">
            <w:pPr>
              <w:spacing w:after="0" w:line="240" w:lineRule="auto"/>
              <w:rPr>
                <w:rFonts w:ascii="inherit" w:eastAsia="Times New Roman" w:hAnsi="inherit" w:cs="Segoe UI"/>
                <w:color w:val="262626"/>
                <w:sz w:val="23"/>
                <w:szCs w:val="23"/>
                <w:lang w:eastAsia="en-IN"/>
              </w:rPr>
            </w:pPr>
          </w:p>
        </w:tc>
        <w:tc>
          <w:tcPr>
            <w:tcW w:w="0" w:type="auto"/>
            <w:tcBorders>
              <w:top w:val="single" w:sz="4" w:space="0" w:color="E2E2E2"/>
              <w:left w:val="single" w:sz="4" w:space="0" w:color="E2E2E2"/>
              <w:bottom w:val="single" w:sz="4" w:space="0" w:color="E2E2E2"/>
              <w:right w:val="single" w:sz="4" w:space="0" w:color="E2E2E2"/>
            </w:tcBorders>
            <w:shd w:val="clear" w:color="auto" w:fill="FFFFFF"/>
            <w:tcMar>
              <w:top w:w="75" w:type="dxa"/>
              <w:left w:w="135" w:type="dxa"/>
              <w:bottom w:w="75" w:type="dxa"/>
              <w:right w:w="135" w:type="dxa"/>
            </w:tcMar>
            <w:vAlign w:val="bottom"/>
          </w:tcPr>
          <w:p w:rsidR="00411E97" w:rsidRPr="00411E97" w:rsidRDefault="00411E97" w:rsidP="00411E97">
            <w:pPr>
              <w:spacing w:after="0" w:line="240" w:lineRule="auto"/>
              <w:rPr>
                <w:rFonts w:ascii="inherit" w:eastAsia="Times New Roman" w:hAnsi="inherit" w:cs="Segoe UI"/>
                <w:color w:val="262626"/>
                <w:sz w:val="23"/>
                <w:szCs w:val="23"/>
                <w:lang w:eastAsia="en-IN"/>
              </w:rPr>
            </w:pPr>
          </w:p>
        </w:tc>
      </w:tr>
    </w:tbl>
    <w:p w:rsidR="00411E97" w:rsidRDefault="00411E97" w:rsidP="00411E97">
      <w:pPr>
        <w:pStyle w:val="NoSpacing"/>
      </w:pPr>
    </w:p>
    <w:p w:rsidR="00411E97" w:rsidRDefault="00411E97" w:rsidP="00411E97">
      <w:pPr>
        <w:pStyle w:val="NoSpacing"/>
      </w:pPr>
    </w:p>
    <w:p w:rsidR="00411E97" w:rsidRDefault="00411E97" w:rsidP="00411E97">
      <w:pPr>
        <w:pStyle w:val="NoSpacing"/>
      </w:pPr>
    </w:p>
    <w:p w:rsidR="00411E97" w:rsidRDefault="00411E97" w:rsidP="00411E97">
      <w:pPr>
        <w:pStyle w:val="NoSpacing"/>
      </w:pPr>
      <w:r>
        <w:rPr>
          <w:noProof/>
          <w:lang w:eastAsia="en-IN"/>
        </w:rPr>
        <w:lastRenderedPageBreak/>
        <w:drawing>
          <wp:inline distT="0" distB="0" distL="0" distR="0">
            <wp:extent cx="5731510" cy="3227681"/>
            <wp:effectExtent l="0" t="0" r="2540" b="0"/>
            <wp:docPr id="9" name="Picture 9" descr="Interfacing MCP2515 CAN Module with ES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terfacing MCP2515 CAN Module with ESP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27681"/>
                    </a:xfrm>
                    <a:prstGeom prst="rect">
                      <a:avLst/>
                    </a:prstGeom>
                    <a:noFill/>
                    <a:ln>
                      <a:noFill/>
                    </a:ln>
                  </pic:spPr>
                </pic:pic>
              </a:graphicData>
            </a:graphic>
          </wp:inline>
        </w:drawing>
      </w:r>
    </w:p>
    <w:p w:rsidR="00411E97" w:rsidRDefault="00411E97" w:rsidP="00411E97">
      <w:pPr>
        <w:pStyle w:val="NoSpacing"/>
      </w:pPr>
    </w:p>
    <w:p w:rsidR="00411E97" w:rsidRDefault="00411E97" w:rsidP="00411E97">
      <w:pPr>
        <w:pStyle w:val="NoSpacing"/>
      </w:pPr>
    </w:p>
    <w:p w:rsidR="00411E97" w:rsidRDefault="00411E97" w:rsidP="00411E97">
      <w:pPr>
        <w:pStyle w:val="NoSpacing"/>
      </w:pPr>
    </w:p>
    <w:p w:rsidR="00411E97" w:rsidRDefault="00411E97" w:rsidP="00411E97">
      <w:pPr>
        <w:pStyle w:val="NoSpacing"/>
      </w:pPr>
    </w:p>
    <w:p w:rsidR="00411E97" w:rsidRDefault="00411E97" w:rsidP="00411E97">
      <w:pPr>
        <w:pStyle w:val="NoSpacing"/>
      </w:pPr>
      <w:r>
        <w:rPr>
          <w:noProof/>
          <w:lang w:eastAsia="en-IN"/>
        </w:rPr>
        <w:drawing>
          <wp:inline distT="0" distB="0" distL="0" distR="0">
            <wp:extent cx="5335270" cy="3427095"/>
            <wp:effectExtent l="0" t="0" r="0" b="1905"/>
            <wp:docPr id="10" name="Picture 10" descr="https://how2electronics.com/wp-content/uploads/2022/07/MCP2515-Parts-560x3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how2electronics.com/wp-content/uploads/2022/07/MCP2515-Parts-560x360.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5270" cy="3427095"/>
                    </a:xfrm>
                    <a:prstGeom prst="rect">
                      <a:avLst/>
                    </a:prstGeom>
                    <a:noFill/>
                    <a:ln>
                      <a:noFill/>
                    </a:ln>
                  </pic:spPr>
                </pic:pic>
              </a:graphicData>
            </a:graphic>
          </wp:inline>
        </w:drawing>
      </w:r>
    </w:p>
    <w:p w:rsidR="00411E97" w:rsidRDefault="00411E97" w:rsidP="00411E97">
      <w:pPr>
        <w:pStyle w:val="NoSpacing"/>
      </w:pPr>
    </w:p>
    <w:p w:rsidR="00411E97" w:rsidRDefault="00411E97" w:rsidP="00411E97">
      <w:pPr>
        <w:pStyle w:val="NoSpacing"/>
      </w:pPr>
    </w:p>
    <w:p w:rsidR="00411E97" w:rsidRDefault="00411E97" w:rsidP="00411E97">
      <w:pPr>
        <w:pStyle w:val="NoSpacing"/>
      </w:pPr>
    </w:p>
    <w:p w:rsidR="00BF210D" w:rsidRDefault="00BF210D" w:rsidP="00411E97">
      <w:pPr>
        <w:pStyle w:val="NoSpacing"/>
      </w:pPr>
    </w:p>
    <w:p w:rsidR="00BF210D" w:rsidRDefault="00BF210D" w:rsidP="00411E97">
      <w:pPr>
        <w:pStyle w:val="NoSpacing"/>
      </w:pPr>
    </w:p>
    <w:p w:rsidR="00BF210D" w:rsidRDefault="00BF210D" w:rsidP="00411E97">
      <w:pPr>
        <w:pStyle w:val="NoSpacing"/>
      </w:pPr>
    </w:p>
    <w:p w:rsidR="00BF210D" w:rsidRDefault="00BF210D" w:rsidP="00411E97">
      <w:pPr>
        <w:pStyle w:val="NoSpacing"/>
      </w:pPr>
    </w:p>
    <w:p w:rsidR="00BF210D" w:rsidRDefault="00BF210D" w:rsidP="00411E97">
      <w:pPr>
        <w:pStyle w:val="NoSpacing"/>
      </w:pPr>
    </w:p>
    <w:p w:rsidR="00BF210D" w:rsidRDefault="00BF210D" w:rsidP="00411E97">
      <w:pPr>
        <w:pStyle w:val="NoSpacing"/>
      </w:pPr>
    </w:p>
    <w:p w:rsidR="00BF210D" w:rsidRDefault="00BF210D" w:rsidP="00411E97">
      <w:pPr>
        <w:pStyle w:val="NoSpacing"/>
      </w:pPr>
    </w:p>
    <w:p w:rsidR="00BF210D" w:rsidRDefault="00BF210D" w:rsidP="00411E97">
      <w:pPr>
        <w:pStyle w:val="NoSpacing"/>
      </w:pPr>
      <w:r>
        <w:t>MODBUS RS485</w:t>
      </w:r>
    </w:p>
    <w:p w:rsidR="00BF210D" w:rsidRDefault="00BF210D" w:rsidP="00411E97">
      <w:pPr>
        <w:pStyle w:val="NoSpacing"/>
      </w:pPr>
    </w:p>
    <w:p w:rsidR="00BF210D" w:rsidRDefault="00BF210D" w:rsidP="00411E97">
      <w:pPr>
        <w:pStyle w:val="NoSpacing"/>
      </w:pPr>
      <w:r>
        <w:t>Transmitter</w:t>
      </w:r>
    </w:p>
    <w:p w:rsidR="00BF210D" w:rsidRDefault="00BF210D" w:rsidP="00411E97">
      <w:pPr>
        <w:pStyle w:val="NoSpacing"/>
      </w:pPr>
    </w:p>
    <w:p w:rsidR="00BF210D" w:rsidRDefault="00BF210D" w:rsidP="00411E97">
      <w:pPr>
        <w:pStyle w:val="NoSpacing"/>
      </w:pPr>
    </w:p>
    <w:p w:rsidR="00BF210D" w:rsidRDefault="00BF210D" w:rsidP="00BF210D">
      <w:pPr>
        <w:pStyle w:val="NoSpacing"/>
      </w:pPr>
      <w:r>
        <w:t>#define TXD2 17       // UART2 TX pin</w:t>
      </w:r>
    </w:p>
    <w:p w:rsidR="00BF210D" w:rsidRDefault="00BF210D" w:rsidP="00BF210D">
      <w:pPr>
        <w:pStyle w:val="NoSpacing"/>
      </w:pPr>
      <w:r>
        <w:t>#define RXD2 16       // UART2 RX pin (for loopback tests)</w:t>
      </w:r>
    </w:p>
    <w:p w:rsidR="00BF210D" w:rsidRDefault="00BF210D" w:rsidP="00BF210D">
      <w:pPr>
        <w:pStyle w:val="NoSpacing"/>
      </w:pPr>
      <w:r>
        <w:t>#define DE_RE 4       // Direction control pin</w:t>
      </w:r>
    </w:p>
    <w:p w:rsidR="00BF210D" w:rsidRDefault="00BF210D" w:rsidP="00BF210D">
      <w:pPr>
        <w:pStyle w:val="NoSpacing"/>
      </w:pPr>
    </w:p>
    <w:p w:rsidR="00BF210D" w:rsidRDefault="00BF210D" w:rsidP="00BF210D">
      <w:pPr>
        <w:pStyle w:val="NoSpacing"/>
      </w:pPr>
      <w:r>
        <w:t>void setup() {</w:t>
      </w:r>
    </w:p>
    <w:p w:rsidR="00BF210D" w:rsidRDefault="00BF210D" w:rsidP="00BF210D">
      <w:pPr>
        <w:pStyle w:val="NoSpacing"/>
      </w:pPr>
      <w:r>
        <w:t xml:space="preserve">  </w:t>
      </w:r>
      <w:proofErr w:type="spellStart"/>
      <w:r>
        <w:t>Serial.begin</w:t>
      </w:r>
      <w:proofErr w:type="spellEnd"/>
      <w:r>
        <w:t>(115200);</w:t>
      </w:r>
    </w:p>
    <w:p w:rsidR="00BF210D" w:rsidRDefault="00BF210D" w:rsidP="00BF210D">
      <w:pPr>
        <w:pStyle w:val="NoSpacing"/>
      </w:pPr>
      <w:r>
        <w:t xml:space="preserve">  Serial2.begin(9600, SERIAL_8N1, RXD2, TXD2);</w:t>
      </w:r>
    </w:p>
    <w:p w:rsidR="00BF210D" w:rsidRDefault="00BF210D" w:rsidP="00BF210D">
      <w:pPr>
        <w:pStyle w:val="NoSpacing"/>
      </w:pPr>
      <w:r>
        <w:t xml:space="preserve">  </w:t>
      </w:r>
      <w:proofErr w:type="spellStart"/>
      <w:r>
        <w:t>pinMode</w:t>
      </w:r>
      <w:proofErr w:type="spellEnd"/>
      <w:r>
        <w:t>(DE_RE, OUTPUT);</w:t>
      </w:r>
    </w:p>
    <w:p w:rsidR="00BF210D" w:rsidRDefault="00BF210D" w:rsidP="00BF210D">
      <w:pPr>
        <w:pStyle w:val="NoSpacing"/>
      </w:pPr>
      <w:r>
        <w:t xml:space="preserve">  </w:t>
      </w:r>
      <w:proofErr w:type="spellStart"/>
      <w:r>
        <w:t>digitalWrite</w:t>
      </w:r>
      <w:proofErr w:type="spellEnd"/>
      <w:r>
        <w:t>(DE_RE, HIGH); // Enable transmit</w:t>
      </w:r>
    </w:p>
    <w:p w:rsidR="00BF210D" w:rsidRDefault="00BF210D" w:rsidP="00BF210D">
      <w:pPr>
        <w:pStyle w:val="NoSpacing"/>
      </w:pPr>
      <w:r>
        <w:t>}</w:t>
      </w:r>
    </w:p>
    <w:p w:rsidR="00BF210D" w:rsidRDefault="00BF210D" w:rsidP="00BF210D">
      <w:pPr>
        <w:pStyle w:val="NoSpacing"/>
      </w:pPr>
    </w:p>
    <w:p w:rsidR="00BF210D" w:rsidRDefault="00BF210D" w:rsidP="00BF210D">
      <w:pPr>
        <w:pStyle w:val="NoSpacing"/>
      </w:pPr>
      <w:r>
        <w:t>void loop() {</w:t>
      </w:r>
    </w:p>
    <w:p w:rsidR="00BF210D" w:rsidRDefault="00BF210D" w:rsidP="00BF210D">
      <w:pPr>
        <w:pStyle w:val="NoSpacing"/>
      </w:pPr>
      <w:r>
        <w:t xml:space="preserve">  </w:t>
      </w:r>
      <w:proofErr w:type="spellStart"/>
      <w:r>
        <w:t>digitalWrite</w:t>
      </w:r>
      <w:proofErr w:type="spellEnd"/>
      <w:r>
        <w:t>(DE_RE, HIGH);     // Enable transmit</w:t>
      </w:r>
    </w:p>
    <w:p w:rsidR="00BF210D" w:rsidRDefault="00BF210D" w:rsidP="00BF210D">
      <w:pPr>
        <w:pStyle w:val="NoSpacing"/>
      </w:pPr>
      <w:r>
        <w:t xml:space="preserve">  Serial2.write("Hello from ESP32!\n");</w:t>
      </w:r>
    </w:p>
    <w:p w:rsidR="00BF210D" w:rsidRDefault="00BF210D" w:rsidP="00BF210D">
      <w:pPr>
        <w:pStyle w:val="NoSpacing"/>
      </w:pPr>
      <w:r>
        <w:t xml:space="preserve">  delay(1000);</w:t>
      </w:r>
    </w:p>
    <w:p w:rsidR="00BF210D" w:rsidRDefault="00BF210D" w:rsidP="00BF210D">
      <w:pPr>
        <w:pStyle w:val="NoSpacing"/>
      </w:pPr>
      <w:r>
        <w:t xml:space="preserve">  </w:t>
      </w:r>
      <w:proofErr w:type="spellStart"/>
      <w:r>
        <w:t>digitalWrite</w:t>
      </w:r>
      <w:proofErr w:type="spellEnd"/>
      <w:r>
        <w:t>(DE_RE, LOW);      // Set to receive after transmit</w:t>
      </w:r>
    </w:p>
    <w:p w:rsidR="00BF210D" w:rsidRDefault="00BF210D" w:rsidP="00BF210D">
      <w:pPr>
        <w:pStyle w:val="NoSpacing"/>
      </w:pPr>
      <w:r>
        <w:t xml:space="preserve">  delay(1000);</w:t>
      </w:r>
    </w:p>
    <w:p w:rsidR="00BF210D" w:rsidRDefault="00BF210D" w:rsidP="00BF210D">
      <w:pPr>
        <w:pStyle w:val="NoSpacing"/>
      </w:pPr>
      <w:r>
        <w:t>}</w:t>
      </w:r>
    </w:p>
    <w:p w:rsidR="00BF210D" w:rsidRDefault="00BF210D" w:rsidP="00BF210D">
      <w:pPr>
        <w:pStyle w:val="NoSpacing"/>
      </w:pPr>
    </w:p>
    <w:p w:rsidR="00BF210D" w:rsidRDefault="00BF210D" w:rsidP="00BF210D">
      <w:pPr>
        <w:pStyle w:val="NoSpacing"/>
      </w:pPr>
    </w:p>
    <w:p w:rsidR="00BF210D" w:rsidRDefault="00BF210D" w:rsidP="00BF210D">
      <w:pPr>
        <w:pStyle w:val="NoSpacing"/>
      </w:pPr>
      <w:r>
        <w:t>Receiver</w:t>
      </w:r>
    </w:p>
    <w:p w:rsidR="00BF210D" w:rsidRDefault="00BF210D" w:rsidP="00BF210D">
      <w:pPr>
        <w:pStyle w:val="NoSpacing"/>
      </w:pPr>
    </w:p>
    <w:p w:rsidR="00BF210D" w:rsidRDefault="00BF210D" w:rsidP="00BF210D">
      <w:pPr>
        <w:pStyle w:val="NoSpacing"/>
      </w:pPr>
      <w:r>
        <w:t>#define TXD2 17</w:t>
      </w:r>
    </w:p>
    <w:p w:rsidR="00BF210D" w:rsidRDefault="00BF210D" w:rsidP="00BF210D">
      <w:pPr>
        <w:pStyle w:val="NoSpacing"/>
      </w:pPr>
      <w:r>
        <w:t>#define RXD2 16</w:t>
      </w:r>
    </w:p>
    <w:p w:rsidR="00BF210D" w:rsidRDefault="00BF210D" w:rsidP="00BF210D">
      <w:pPr>
        <w:pStyle w:val="NoSpacing"/>
      </w:pPr>
      <w:r>
        <w:t>#define DE_RE 4</w:t>
      </w:r>
    </w:p>
    <w:p w:rsidR="00BF210D" w:rsidRDefault="00BF210D" w:rsidP="00BF210D">
      <w:pPr>
        <w:pStyle w:val="NoSpacing"/>
      </w:pPr>
    </w:p>
    <w:p w:rsidR="00BF210D" w:rsidRDefault="00BF210D" w:rsidP="00BF210D">
      <w:pPr>
        <w:pStyle w:val="NoSpacing"/>
      </w:pPr>
      <w:r>
        <w:t>void setup() {</w:t>
      </w:r>
    </w:p>
    <w:p w:rsidR="00BF210D" w:rsidRDefault="00BF210D" w:rsidP="00BF210D">
      <w:pPr>
        <w:pStyle w:val="NoSpacing"/>
      </w:pPr>
      <w:r>
        <w:t xml:space="preserve">  </w:t>
      </w:r>
      <w:proofErr w:type="spellStart"/>
      <w:r>
        <w:t>Serial.begin</w:t>
      </w:r>
      <w:proofErr w:type="spellEnd"/>
      <w:r>
        <w:t>(115200);</w:t>
      </w:r>
    </w:p>
    <w:p w:rsidR="00BF210D" w:rsidRDefault="00BF210D" w:rsidP="00BF210D">
      <w:pPr>
        <w:pStyle w:val="NoSpacing"/>
      </w:pPr>
      <w:r>
        <w:t xml:space="preserve">  Serial2.begin(9600, SERIAL_8N1, RXD2, TXD2);</w:t>
      </w:r>
    </w:p>
    <w:p w:rsidR="00BF210D" w:rsidRDefault="00BF210D" w:rsidP="00BF210D">
      <w:pPr>
        <w:pStyle w:val="NoSpacing"/>
      </w:pPr>
      <w:r>
        <w:t xml:space="preserve">  </w:t>
      </w:r>
      <w:proofErr w:type="spellStart"/>
      <w:r>
        <w:t>pinMode</w:t>
      </w:r>
      <w:proofErr w:type="spellEnd"/>
      <w:r>
        <w:t>(DE_RE, OUTPUT);</w:t>
      </w:r>
    </w:p>
    <w:p w:rsidR="00BF210D" w:rsidRDefault="00BF210D" w:rsidP="00BF210D">
      <w:pPr>
        <w:pStyle w:val="NoSpacing"/>
      </w:pPr>
      <w:r>
        <w:t xml:space="preserve">  </w:t>
      </w:r>
      <w:proofErr w:type="spellStart"/>
      <w:r>
        <w:t>digitalWrite</w:t>
      </w:r>
      <w:proofErr w:type="spellEnd"/>
      <w:r>
        <w:t>(DE_RE, LOW);     // Enable receive</w:t>
      </w:r>
    </w:p>
    <w:p w:rsidR="00BF210D" w:rsidRDefault="00BF210D" w:rsidP="00BF210D">
      <w:pPr>
        <w:pStyle w:val="NoSpacing"/>
      </w:pPr>
      <w:r>
        <w:t>}</w:t>
      </w:r>
    </w:p>
    <w:p w:rsidR="00BF210D" w:rsidRDefault="00BF210D" w:rsidP="00BF210D">
      <w:pPr>
        <w:pStyle w:val="NoSpacing"/>
      </w:pPr>
    </w:p>
    <w:p w:rsidR="00BF210D" w:rsidRDefault="00BF210D" w:rsidP="00BF210D">
      <w:pPr>
        <w:pStyle w:val="NoSpacing"/>
      </w:pPr>
      <w:r>
        <w:t>void loop() {</w:t>
      </w:r>
    </w:p>
    <w:p w:rsidR="00BF210D" w:rsidRDefault="00BF210D" w:rsidP="00BF210D">
      <w:pPr>
        <w:pStyle w:val="NoSpacing"/>
      </w:pPr>
      <w:r>
        <w:t xml:space="preserve">  if (Serial2.available()) {</w:t>
      </w:r>
    </w:p>
    <w:p w:rsidR="00BF210D" w:rsidRDefault="00BF210D" w:rsidP="00BF210D">
      <w:pPr>
        <w:pStyle w:val="NoSpacing"/>
      </w:pPr>
      <w:r>
        <w:t xml:space="preserve">    char c = Serial2.read();</w:t>
      </w:r>
    </w:p>
    <w:p w:rsidR="00BF210D" w:rsidRDefault="00BF210D" w:rsidP="00BF210D">
      <w:pPr>
        <w:pStyle w:val="NoSpacing"/>
      </w:pPr>
      <w:r>
        <w:t xml:space="preserve">    </w:t>
      </w:r>
      <w:proofErr w:type="spellStart"/>
      <w:r>
        <w:t>Serial.write</w:t>
      </w:r>
      <w:proofErr w:type="spellEnd"/>
      <w:r>
        <w:t>(c);</w:t>
      </w:r>
    </w:p>
    <w:p w:rsidR="00BF210D" w:rsidRDefault="00BF210D" w:rsidP="00BF210D">
      <w:pPr>
        <w:pStyle w:val="NoSpacing"/>
      </w:pPr>
      <w:r>
        <w:t xml:space="preserve">  }</w:t>
      </w:r>
    </w:p>
    <w:p w:rsidR="00BF210D" w:rsidRDefault="00BF210D" w:rsidP="00BF210D">
      <w:pPr>
        <w:pStyle w:val="NoSpacing"/>
      </w:pPr>
      <w:r>
        <w:t>}</w:t>
      </w:r>
    </w:p>
    <w:p w:rsidR="00BF210D" w:rsidRDefault="00BF210D" w:rsidP="00BF210D">
      <w:pPr>
        <w:pStyle w:val="NoSpacing"/>
      </w:pPr>
    </w:p>
    <w:p w:rsidR="00BF210D" w:rsidRDefault="00BF210D" w:rsidP="00BF210D">
      <w:pPr>
        <w:pStyle w:val="NoSpacing"/>
      </w:pPr>
    </w:p>
    <w:p w:rsidR="00BF210D" w:rsidRDefault="00BF210D" w:rsidP="00BF210D">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lastRenderedPageBreak/>
        <w:t>Hardware Connections</w:t>
      </w:r>
    </w:p>
    <w:p w:rsidR="00BF210D" w:rsidRDefault="00BF210D" w:rsidP="00BF210D">
      <w:pPr>
        <w:pStyle w:val="my-2"/>
        <w:numPr>
          <w:ilvl w:val="0"/>
          <w:numId w:val="3"/>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TX (transmit) pin of ESP32 → DI (Data In) pin on MAX485.</w:t>
      </w:r>
    </w:p>
    <w:p w:rsidR="00BF210D" w:rsidRDefault="00BF210D" w:rsidP="00BF210D">
      <w:pPr>
        <w:pStyle w:val="my-2"/>
        <w:numPr>
          <w:ilvl w:val="0"/>
          <w:numId w:val="3"/>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RX (receive) pin of ESP32 → RO (Receive Out) pin on MAX485.</w:t>
      </w:r>
    </w:p>
    <w:p w:rsidR="00BF210D" w:rsidRDefault="00BF210D" w:rsidP="00BF210D">
      <w:pPr>
        <w:pStyle w:val="my-2"/>
        <w:numPr>
          <w:ilvl w:val="0"/>
          <w:numId w:val="3"/>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ESP32 GPIO, e.g., GPIO 16 → DE (Driver Enable) and RE (Receiver Enable) pins tied together on MAX485.</w:t>
      </w:r>
    </w:p>
    <w:p w:rsidR="00BF210D" w:rsidRDefault="00BF210D" w:rsidP="00BF210D">
      <w:pPr>
        <w:pStyle w:val="my-2"/>
        <w:numPr>
          <w:ilvl w:val="0"/>
          <w:numId w:val="3"/>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VCC of MAX485 → 5V (or 3.3V if module supports it) power supply.</w:t>
      </w:r>
    </w:p>
    <w:p w:rsidR="00BF210D" w:rsidRDefault="00BF210D" w:rsidP="00BF210D">
      <w:pPr>
        <w:pStyle w:val="my-2"/>
        <w:numPr>
          <w:ilvl w:val="0"/>
          <w:numId w:val="3"/>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GND of MAX485 → ESP32 GND.</w:t>
      </w:r>
    </w:p>
    <w:p w:rsidR="00BF210D" w:rsidRDefault="00BF210D" w:rsidP="00BF210D">
      <w:pPr>
        <w:pStyle w:val="my-2"/>
        <w:numPr>
          <w:ilvl w:val="0"/>
          <w:numId w:val="3"/>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A/B differential pair of MAX485 → RS485 bus wires (A/B twisted pair).</w:t>
      </w:r>
    </w:p>
    <w:p w:rsidR="00BF210D" w:rsidRDefault="00BF210D" w:rsidP="00BF210D">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The DE/RE pin is set HIGH for transmit mode and LOW for receive mode. The MAX485 VCC should match its logic compatibility—use level shifting if you must mix 5V MAX485 with 3.3V ESP32.​</w:t>
      </w:r>
    </w:p>
    <w:p w:rsidR="00BF210D" w:rsidRDefault="00BF210D" w:rsidP="00BF210D">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ESP32 RS485 Transmitter Example (</w:t>
      </w:r>
      <w:proofErr w:type="spellStart"/>
      <w:r>
        <w:rPr>
          <w:rFonts w:ascii="Segoe UI" w:hAnsi="Segoe UI" w:cs="Segoe UI"/>
          <w:spacing w:val="2"/>
        </w:rPr>
        <w:t>Arduino</w:t>
      </w:r>
      <w:proofErr w:type="spellEnd"/>
      <w:r>
        <w:rPr>
          <w:rFonts w:ascii="Segoe UI" w:hAnsi="Segoe UI" w:cs="Segoe UI"/>
          <w:spacing w:val="2"/>
        </w:rPr>
        <w:t xml:space="preserve"> Framework)</w:t>
      </w:r>
    </w:p>
    <w:p w:rsidR="00BF210D" w:rsidRDefault="00BF210D" w:rsidP="00BF210D">
      <w:pPr>
        <w:pStyle w:val="NoSpacing"/>
      </w:pPr>
    </w:p>
    <w:p w:rsidR="00BF210D" w:rsidRDefault="00BF210D" w:rsidP="00BF210D">
      <w:pPr>
        <w:pStyle w:val="NoSpacing"/>
      </w:pPr>
    </w:p>
    <w:p w:rsidR="00BF210D" w:rsidRDefault="00BF210D" w:rsidP="00BF210D">
      <w:pPr>
        <w:pStyle w:val="Heading2"/>
        <w:pBdr>
          <w:top w:val="single" w:sz="2" w:space="0" w:color="auto"/>
          <w:left w:val="single" w:sz="2" w:space="0" w:color="auto"/>
          <w:bottom w:val="single" w:sz="2" w:space="0" w:color="auto"/>
          <w:right w:val="single" w:sz="2" w:space="0" w:color="auto"/>
        </w:pBdr>
        <w:rPr>
          <w:rFonts w:ascii="Segoe UI" w:hAnsi="Segoe UI" w:cs="Segoe UI"/>
        </w:rPr>
      </w:pPr>
      <w:r>
        <w:rPr>
          <w:rFonts w:ascii="Segoe UI" w:hAnsi="Segoe UI" w:cs="Segoe UI"/>
        </w:rPr>
        <w:t>Typical Connection Table</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14"/>
        <w:gridCol w:w="2557"/>
        <w:gridCol w:w="5929"/>
      </w:tblGrid>
      <w:tr w:rsidR="00BF210D" w:rsidTr="00BF210D">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BF210D" w:rsidRDefault="00BF210D">
            <w:pPr>
              <w:spacing w:before="240" w:after="240"/>
              <w:rPr>
                <w:b/>
                <w:bCs/>
                <w:sz w:val="21"/>
                <w:szCs w:val="21"/>
              </w:rPr>
            </w:pPr>
            <w:r>
              <w:rPr>
                <w:b/>
                <w:bCs/>
                <w:sz w:val="21"/>
                <w:szCs w:val="21"/>
              </w:rPr>
              <w:t>ESP32 Pin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BF210D" w:rsidRDefault="00BF210D">
            <w:pPr>
              <w:spacing w:before="240" w:after="240"/>
              <w:rPr>
                <w:b/>
                <w:bCs/>
                <w:sz w:val="21"/>
                <w:szCs w:val="21"/>
              </w:rPr>
            </w:pPr>
            <w:r>
              <w:rPr>
                <w:b/>
                <w:bCs/>
                <w:sz w:val="21"/>
                <w:szCs w:val="21"/>
              </w:rPr>
              <w:t>MAX485 Pin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BF210D" w:rsidRDefault="00BF210D">
            <w:pPr>
              <w:spacing w:before="240" w:after="240"/>
              <w:rPr>
                <w:b/>
                <w:bCs/>
                <w:sz w:val="21"/>
                <w:szCs w:val="21"/>
              </w:rPr>
            </w:pPr>
            <w:r>
              <w:rPr>
                <w:b/>
                <w:bCs/>
                <w:sz w:val="21"/>
                <w:szCs w:val="21"/>
              </w:rPr>
              <w:t>Purpose</w:t>
            </w:r>
          </w:p>
        </w:tc>
      </w:tr>
      <w:tr w:rsidR="00BF210D" w:rsidTr="00BF210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F210D" w:rsidRDefault="00BF210D">
            <w:pPr>
              <w:spacing w:before="240" w:after="240"/>
              <w:rPr>
                <w:sz w:val="21"/>
                <w:szCs w:val="21"/>
              </w:rPr>
            </w:pPr>
            <w:r>
              <w:rPr>
                <w:sz w:val="21"/>
                <w:szCs w:val="21"/>
              </w:rPr>
              <w:t>TX (GPIO 17)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F210D" w:rsidRDefault="00BF210D">
            <w:pPr>
              <w:spacing w:before="240" w:after="240"/>
              <w:rPr>
                <w:sz w:val="21"/>
                <w:szCs w:val="21"/>
              </w:rPr>
            </w:pPr>
            <w:r>
              <w:rPr>
                <w:sz w:val="21"/>
                <w:szCs w:val="21"/>
              </w:rPr>
              <w:t>DI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F210D" w:rsidRDefault="00BF210D">
            <w:pPr>
              <w:spacing w:before="240" w:after="240"/>
              <w:rPr>
                <w:sz w:val="21"/>
                <w:szCs w:val="21"/>
              </w:rPr>
            </w:pPr>
            <w:r>
              <w:rPr>
                <w:sz w:val="21"/>
                <w:szCs w:val="21"/>
              </w:rPr>
              <w:t>UART data out</w:t>
            </w:r>
          </w:p>
        </w:tc>
      </w:tr>
      <w:tr w:rsidR="00BF210D" w:rsidTr="00BF210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F210D" w:rsidRDefault="00BF210D">
            <w:pPr>
              <w:spacing w:before="240" w:after="240"/>
              <w:rPr>
                <w:sz w:val="21"/>
                <w:szCs w:val="21"/>
              </w:rPr>
            </w:pPr>
            <w:r>
              <w:rPr>
                <w:sz w:val="21"/>
                <w:szCs w:val="21"/>
              </w:rPr>
              <w:t>RX (GPIO 16)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F210D" w:rsidRDefault="00BF210D">
            <w:pPr>
              <w:spacing w:before="240" w:after="240"/>
              <w:rPr>
                <w:sz w:val="21"/>
                <w:szCs w:val="21"/>
              </w:rPr>
            </w:pPr>
            <w:r>
              <w:rPr>
                <w:sz w:val="21"/>
                <w:szCs w:val="21"/>
              </w:rPr>
              <w:t>RO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F210D" w:rsidRDefault="00BF210D">
            <w:pPr>
              <w:spacing w:before="240" w:after="240"/>
              <w:rPr>
                <w:sz w:val="21"/>
                <w:szCs w:val="21"/>
              </w:rPr>
            </w:pPr>
            <w:r>
              <w:rPr>
                <w:sz w:val="21"/>
                <w:szCs w:val="21"/>
              </w:rPr>
              <w:t>UART data in</w:t>
            </w:r>
          </w:p>
        </w:tc>
      </w:tr>
      <w:tr w:rsidR="00BF210D" w:rsidTr="00BF210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F210D" w:rsidRDefault="00BF210D">
            <w:pPr>
              <w:spacing w:before="240" w:after="240"/>
              <w:rPr>
                <w:sz w:val="21"/>
                <w:szCs w:val="21"/>
              </w:rPr>
            </w:pPr>
            <w:r>
              <w:rPr>
                <w:sz w:val="21"/>
                <w:szCs w:val="21"/>
              </w:rPr>
              <w:t>GPIO 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F210D" w:rsidRDefault="00BF210D">
            <w:pPr>
              <w:spacing w:before="240" w:after="240"/>
              <w:rPr>
                <w:sz w:val="21"/>
                <w:szCs w:val="21"/>
              </w:rPr>
            </w:pPr>
            <w:r>
              <w:rPr>
                <w:sz w:val="21"/>
                <w:szCs w:val="21"/>
              </w:rPr>
              <w:t>DE &amp; RE tied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F210D" w:rsidRDefault="00BF210D">
            <w:pPr>
              <w:spacing w:before="240" w:after="240"/>
              <w:rPr>
                <w:sz w:val="21"/>
                <w:szCs w:val="21"/>
              </w:rPr>
            </w:pPr>
            <w:r>
              <w:rPr>
                <w:sz w:val="21"/>
                <w:szCs w:val="21"/>
              </w:rPr>
              <w:t>Direction control (TX/RX mode)</w:t>
            </w:r>
          </w:p>
        </w:tc>
      </w:tr>
      <w:tr w:rsidR="00BF210D" w:rsidTr="00BF210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F210D" w:rsidRDefault="00BF210D">
            <w:pPr>
              <w:spacing w:before="240" w:after="240"/>
              <w:rPr>
                <w:sz w:val="21"/>
                <w:szCs w:val="21"/>
              </w:rPr>
            </w:pPr>
            <w:r>
              <w:rPr>
                <w:sz w:val="21"/>
                <w:szCs w:val="21"/>
              </w:rPr>
              <w:t>GND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F210D" w:rsidRDefault="00BF210D">
            <w:pPr>
              <w:spacing w:before="240" w:after="240"/>
              <w:rPr>
                <w:sz w:val="21"/>
                <w:szCs w:val="21"/>
              </w:rPr>
            </w:pPr>
            <w:r>
              <w:rPr>
                <w:sz w:val="21"/>
                <w:szCs w:val="21"/>
              </w:rPr>
              <w:t>GND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F210D" w:rsidRDefault="00BF210D">
            <w:pPr>
              <w:spacing w:before="240" w:after="240"/>
              <w:rPr>
                <w:sz w:val="21"/>
                <w:szCs w:val="21"/>
              </w:rPr>
            </w:pPr>
            <w:r>
              <w:rPr>
                <w:sz w:val="21"/>
                <w:szCs w:val="21"/>
              </w:rPr>
              <w:t>Common ground</w:t>
            </w:r>
          </w:p>
        </w:tc>
      </w:tr>
      <w:tr w:rsidR="00BF210D" w:rsidTr="00BF210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F210D" w:rsidRDefault="00BF210D">
            <w:pPr>
              <w:spacing w:before="240" w:after="240"/>
              <w:rPr>
                <w:sz w:val="21"/>
                <w:szCs w:val="21"/>
              </w:rPr>
            </w:pPr>
            <w:r>
              <w:rPr>
                <w:sz w:val="21"/>
                <w:szCs w:val="21"/>
              </w:rPr>
              <w:t>3.3V or 5V</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F210D" w:rsidRDefault="00BF210D">
            <w:pPr>
              <w:spacing w:before="240" w:after="240"/>
              <w:rPr>
                <w:sz w:val="21"/>
                <w:szCs w:val="21"/>
              </w:rPr>
            </w:pPr>
            <w:r>
              <w:rPr>
                <w:sz w:val="21"/>
                <w:szCs w:val="21"/>
              </w:rPr>
              <w:t>VCC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F210D" w:rsidRDefault="00BF210D">
            <w:pPr>
              <w:spacing w:before="240" w:after="240"/>
              <w:rPr>
                <w:sz w:val="21"/>
                <w:szCs w:val="21"/>
              </w:rPr>
            </w:pPr>
            <w:r>
              <w:rPr>
                <w:sz w:val="21"/>
                <w:szCs w:val="21"/>
              </w:rPr>
              <w:t>Power (see module requirement)</w:t>
            </w:r>
          </w:p>
        </w:tc>
      </w:tr>
      <w:tr w:rsidR="00BF210D" w:rsidTr="00BF210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F210D" w:rsidRDefault="00BF210D">
            <w:pPr>
              <w:spacing w:before="240" w:after="240"/>
              <w:rPr>
                <w:sz w:val="21"/>
                <w:szCs w:val="21"/>
              </w:rPr>
            </w:pPr>
            <w:r>
              <w:rPr>
                <w:sz w:val="21"/>
                <w:szCs w:val="21"/>
              </w:rPr>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F210D" w:rsidRDefault="00BF210D">
            <w:pPr>
              <w:spacing w:before="240" w:after="240"/>
              <w:rPr>
                <w:sz w:val="21"/>
                <w:szCs w:val="21"/>
              </w:rPr>
            </w:pPr>
            <w:r>
              <w:rPr>
                <w:sz w:val="21"/>
                <w:szCs w:val="21"/>
              </w:rPr>
              <w:t>A/B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BF210D" w:rsidRDefault="00BF210D">
            <w:pPr>
              <w:spacing w:before="240" w:after="240"/>
              <w:rPr>
                <w:sz w:val="21"/>
                <w:szCs w:val="21"/>
              </w:rPr>
            </w:pPr>
            <w:r>
              <w:rPr>
                <w:sz w:val="21"/>
                <w:szCs w:val="21"/>
              </w:rPr>
              <w:t>RS485 differential bus wires</w:t>
            </w:r>
          </w:p>
        </w:tc>
      </w:tr>
    </w:tbl>
    <w:p w:rsidR="00BF210D" w:rsidRDefault="00BF210D" w:rsidP="00BF210D">
      <w:pPr>
        <w:pStyle w:val="my-2"/>
        <w:pBdr>
          <w:top w:val="single" w:sz="2" w:space="0" w:color="auto"/>
          <w:left w:val="single" w:sz="2" w:space="0" w:color="auto"/>
          <w:bottom w:val="single" w:sz="2" w:space="0" w:color="auto"/>
          <w:right w:val="single" w:sz="2" w:space="0" w:color="auto"/>
        </w:pBdr>
        <w:rPr>
          <w:rFonts w:ascii="Segoe UI" w:hAnsi="Segoe UI" w:cs="Segoe UI"/>
        </w:rPr>
      </w:pPr>
      <w:r>
        <w:rPr>
          <w:rFonts w:ascii="Segoe UI" w:hAnsi="Segoe UI" w:cs="Segoe UI"/>
        </w:rPr>
        <w:lastRenderedPageBreak/>
        <w:t>These connections configure the ESP32 and MAX485 module for simple half-duplex RS485 serial communication.​</w:t>
      </w:r>
    </w:p>
    <w:p w:rsidR="00C415A4" w:rsidRDefault="00C415A4" w:rsidP="00C415A4">
      <w:pPr>
        <w:pStyle w:val="Heading2"/>
        <w:pBdr>
          <w:top w:val="single" w:sz="2" w:space="0" w:color="auto"/>
          <w:left w:val="single" w:sz="2" w:space="0" w:color="auto"/>
          <w:bottom w:val="single" w:sz="2" w:space="0" w:color="auto"/>
          <w:right w:val="single" w:sz="2" w:space="0" w:color="auto"/>
        </w:pBdr>
        <w:rPr>
          <w:rFonts w:ascii="Segoe UI" w:hAnsi="Segoe UI" w:cs="Segoe UI"/>
          <w:color w:val="FFFFFF"/>
          <w:spacing w:val="2"/>
        </w:rPr>
      </w:pPr>
      <w:r>
        <w:rPr>
          <w:rFonts w:ascii="Segoe UI" w:hAnsi="Segoe UI" w:cs="Segoe UI"/>
          <w:color w:val="FFFFFF"/>
          <w:spacing w:val="2"/>
        </w:rPr>
        <w:t>ESP32 Transmitter Side</w:t>
      </w:r>
    </w:p>
    <w:p w:rsidR="00C415A4" w:rsidRDefault="00C415A4" w:rsidP="00C415A4">
      <w:pPr>
        <w:pStyle w:val="my-2"/>
        <w:numPr>
          <w:ilvl w:val="0"/>
          <w:numId w:val="4"/>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TX (UART, e.g. GPIO 16 on ESP32)</w:t>
      </w:r>
      <w:r>
        <w:rPr>
          <w:rFonts w:ascii="Segoe UI" w:hAnsi="Segoe UI" w:cs="Segoe UI"/>
          <w:color w:val="FFFFFF"/>
          <w:spacing w:val="2"/>
        </w:rPr>
        <w:t> → </w:t>
      </w:r>
      <w:r>
        <w:rPr>
          <w:rStyle w:val="Strong"/>
          <w:rFonts w:ascii="Segoe UI" w:hAnsi="Segoe UI" w:cs="Segoe UI"/>
          <w:color w:val="FFFFFF"/>
          <w:spacing w:val="2"/>
          <w:bdr w:val="single" w:sz="2" w:space="0" w:color="auto" w:frame="1"/>
        </w:rPr>
        <w:t>DI (MAX485)</w:t>
      </w:r>
    </w:p>
    <w:p w:rsidR="00C415A4" w:rsidRDefault="00C415A4" w:rsidP="00C415A4">
      <w:pPr>
        <w:pStyle w:val="my-2"/>
        <w:numPr>
          <w:ilvl w:val="0"/>
          <w:numId w:val="4"/>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RX (UART, e.g. GPIO 17 on ESP32, optional for loopback)</w:t>
      </w:r>
      <w:r>
        <w:rPr>
          <w:rFonts w:ascii="Segoe UI" w:hAnsi="Segoe UI" w:cs="Segoe UI"/>
          <w:color w:val="FFFFFF"/>
          <w:spacing w:val="2"/>
        </w:rPr>
        <w:t> → </w:t>
      </w:r>
      <w:r>
        <w:rPr>
          <w:rStyle w:val="Strong"/>
          <w:rFonts w:ascii="Segoe UI" w:hAnsi="Segoe UI" w:cs="Segoe UI"/>
          <w:color w:val="FFFFFF"/>
          <w:spacing w:val="2"/>
          <w:bdr w:val="single" w:sz="2" w:space="0" w:color="auto" w:frame="1"/>
        </w:rPr>
        <w:t>RO (MAX485)</w:t>
      </w:r>
    </w:p>
    <w:p w:rsidR="00C415A4" w:rsidRDefault="00C415A4" w:rsidP="00C415A4">
      <w:pPr>
        <w:pStyle w:val="my-2"/>
        <w:numPr>
          <w:ilvl w:val="0"/>
          <w:numId w:val="4"/>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GPIO control pin (e.g., GPIO 4)</w:t>
      </w:r>
      <w:r>
        <w:rPr>
          <w:rFonts w:ascii="Segoe UI" w:hAnsi="Segoe UI" w:cs="Segoe UI"/>
          <w:color w:val="FFFFFF"/>
          <w:spacing w:val="2"/>
        </w:rPr>
        <w:t> → </w:t>
      </w:r>
      <w:r>
        <w:rPr>
          <w:rStyle w:val="Strong"/>
          <w:rFonts w:ascii="Segoe UI" w:hAnsi="Segoe UI" w:cs="Segoe UI"/>
          <w:color w:val="FFFFFF"/>
          <w:spacing w:val="2"/>
          <w:bdr w:val="single" w:sz="2" w:space="0" w:color="auto" w:frame="1"/>
        </w:rPr>
        <w:t>DE (MAX485), RE (MAX485)</w:t>
      </w:r>
      <w:r>
        <w:rPr>
          <w:rFonts w:ascii="Segoe UI" w:hAnsi="Segoe UI" w:cs="Segoe UI"/>
          <w:color w:val="FFFFFF"/>
          <w:spacing w:val="2"/>
        </w:rPr>
        <w:t> (tie both pins together)</w:t>
      </w:r>
    </w:p>
    <w:p w:rsidR="00C415A4" w:rsidRDefault="00C415A4" w:rsidP="00C415A4">
      <w:pPr>
        <w:pStyle w:val="my-2"/>
        <w:numPr>
          <w:ilvl w:val="0"/>
          <w:numId w:val="4"/>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GND (ESP32)</w:t>
      </w:r>
      <w:r>
        <w:rPr>
          <w:rFonts w:ascii="Segoe UI" w:hAnsi="Segoe UI" w:cs="Segoe UI"/>
          <w:color w:val="FFFFFF"/>
          <w:spacing w:val="2"/>
        </w:rPr>
        <w:t> → </w:t>
      </w:r>
      <w:r>
        <w:rPr>
          <w:rStyle w:val="Strong"/>
          <w:rFonts w:ascii="Segoe UI" w:hAnsi="Segoe UI" w:cs="Segoe UI"/>
          <w:color w:val="FFFFFF"/>
          <w:spacing w:val="2"/>
          <w:bdr w:val="single" w:sz="2" w:space="0" w:color="auto" w:frame="1"/>
        </w:rPr>
        <w:t>GND (MAX485)</w:t>
      </w:r>
    </w:p>
    <w:p w:rsidR="00C415A4" w:rsidRDefault="00C415A4" w:rsidP="00C415A4">
      <w:pPr>
        <w:pStyle w:val="my-2"/>
        <w:numPr>
          <w:ilvl w:val="0"/>
          <w:numId w:val="4"/>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3.3V or 5V (matching MAX485 module requirements)</w:t>
      </w:r>
      <w:r>
        <w:rPr>
          <w:rFonts w:ascii="Segoe UI" w:hAnsi="Segoe UI" w:cs="Segoe UI"/>
          <w:color w:val="FFFFFF"/>
          <w:spacing w:val="2"/>
        </w:rPr>
        <w:t> → </w:t>
      </w:r>
      <w:r>
        <w:rPr>
          <w:rStyle w:val="Strong"/>
          <w:rFonts w:ascii="Segoe UI" w:hAnsi="Segoe UI" w:cs="Segoe UI"/>
          <w:color w:val="FFFFFF"/>
          <w:spacing w:val="2"/>
          <w:bdr w:val="single" w:sz="2" w:space="0" w:color="auto" w:frame="1"/>
        </w:rPr>
        <w:t>VCC (MAX485)</w:t>
      </w:r>
    </w:p>
    <w:p w:rsidR="00C415A4" w:rsidRDefault="00C415A4" w:rsidP="00C415A4">
      <w:pPr>
        <w:pStyle w:val="my-2"/>
        <w:numPr>
          <w:ilvl w:val="0"/>
          <w:numId w:val="4"/>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A/B RS485 output</w:t>
      </w:r>
      <w:r>
        <w:rPr>
          <w:rFonts w:ascii="Segoe UI" w:hAnsi="Segoe UI" w:cs="Segoe UI"/>
          <w:color w:val="FFFFFF"/>
          <w:spacing w:val="2"/>
        </w:rPr>
        <w:t> → </w:t>
      </w:r>
      <w:r>
        <w:rPr>
          <w:rStyle w:val="Strong"/>
          <w:rFonts w:ascii="Segoe UI" w:hAnsi="Segoe UI" w:cs="Segoe UI"/>
          <w:color w:val="FFFFFF"/>
          <w:spacing w:val="2"/>
          <w:bdr w:val="single" w:sz="2" w:space="0" w:color="auto" w:frame="1"/>
        </w:rPr>
        <w:t>A/B bus wires</w:t>
      </w:r>
    </w:p>
    <w:p w:rsidR="00C415A4" w:rsidRDefault="00C415A4" w:rsidP="00C415A4">
      <w:pPr>
        <w:pStyle w:val="Heading2"/>
        <w:pBdr>
          <w:top w:val="single" w:sz="2" w:space="0" w:color="auto"/>
          <w:left w:val="single" w:sz="2" w:space="0" w:color="auto"/>
          <w:bottom w:val="single" w:sz="2" w:space="0" w:color="auto"/>
          <w:right w:val="single" w:sz="2" w:space="0" w:color="auto"/>
        </w:pBdr>
        <w:rPr>
          <w:rFonts w:ascii="Segoe UI" w:hAnsi="Segoe UI" w:cs="Segoe UI"/>
          <w:color w:val="FFFFFF"/>
          <w:spacing w:val="2"/>
        </w:rPr>
      </w:pPr>
      <w:r>
        <w:rPr>
          <w:rFonts w:ascii="Segoe UI" w:hAnsi="Segoe UI" w:cs="Segoe UI"/>
          <w:color w:val="FFFFFF"/>
          <w:spacing w:val="2"/>
        </w:rPr>
        <w:t>ESP32 Receiver Side</w:t>
      </w:r>
    </w:p>
    <w:p w:rsidR="00C415A4" w:rsidRDefault="00C415A4" w:rsidP="00C415A4">
      <w:pPr>
        <w:pStyle w:val="my-2"/>
        <w:numPr>
          <w:ilvl w:val="0"/>
          <w:numId w:val="5"/>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TX (UART, e.g. GPIO 16)</w:t>
      </w:r>
      <w:r>
        <w:rPr>
          <w:rFonts w:ascii="Segoe UI" w:hAnsi="Segoe UI" w:cs="Segoe UI"/>
          <w:color w:val="FFFFFF"/>
          <w:spacing w:val="2"/>
        </w:rPr>
        <w:t> → </w:t>
      </w:r>
      <w:r>
        <w:rPr>
          <w:rStyle w:val="Strong"/>
          <w:rFonts w:ascii="Segoe UI" w:hAnsi="Segoe UI" w:cs="Segoe UI"/>
          <w:color w:val="FFFFFF"/>
          <w:spacing w:val="2"/>
          <w:bdr w:val="single" w:sz="2" w:space="0" w:color="auto" w:frame="1"/>
        </w:rPr>
        <w:t>DI (MAX485, optional)</w:t>
      </w:r>
    </w:p>
    <w:p w:rsidR="00C415A4" w:rsidRDefault="00C415A4" w:rsidP="00C415A4">
      <w:pPr>
        <w:pStyle w:val="my-2"/>
        <w:numPr>
          <w:ilvl w:val="0"/>
          <w:numId w:val="5"/>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RX (UART, e.g. GPIO 17)</w:t>
      </w:r>
      <w:r>
        <w:rPr>
          <w:rFonts w:ascii="Segoe UI" w:hAnsi="Segoe UI" w:cs="Segoe UI"/>
          <w:color w:val="FFFFFF"/>
          <w:spacing w:val="2"/>
        </w:rPr>
        <w:t> → </w:t>
      </w:r>
      <w:r>
        <w:rPr>
          <w:rStyle w:val="Strong"/>
          <w:rFonts w:ascii="Segoe UI" w:hAnsi="Segoe UI" w:cs="Segoe UI"/>
          <w:color w:val="FFFFFF"/>
          <w:spacing w:val="2"/>
          <w:bdr w:val="single" w:sz="2" w:space="0" w:color="auto" w:frame="1"/>
        </w:rPr>
        <w:t>RO (MAX485)</w:t>
      </w:r>
    </w:p>
    <w:p w:rsidR="00C415A4" w:rsidRDefault="00C415A4" w:rsidP="00C415A4">
      <w:pPr>
        <w:pStyle w:val="my-2"/>
        <w:numPr>
          <w:ilvl w:val="0"/>
          <w:numId w:val="5"/>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GPIO control pin (e.g., GPIO 4)</w:t>
      </w:r>
      <w:r>
        <w:rPr>
          <w:rFonts w:ascii="Segoe UI" w:hAnsi="Segoe UI" w:cs="Segoe UI"/>
          <w:color w:val="FFFFFF"/>
          <w:spacing w:val="2"/>
        </w:rPr>
        <w:t> → </w:t>
      </w:r>
      <w:r>
        <w:rPr>
          <w:rStyle w:val="Strong"/>
          <w:rFonts w:ascii="Segoe UI" w:hAnsi="Segoe UI" w:cs="Segoe UI"/>
          <w:color w:val="FFFFFF"/>
          <w:spacing w:val="2"/>
          <w:bdr w:val="single" w:sz="2" w:space="0" w:color="auto" w:frame="1"/>
        </w:rPr>
        <w:t>DE (MAX485), RE (MAX485)</w:t>
      </w:r>
      <w:r>
        <w:rPr>
          <w:rFonts w:ascii="Segoe UI" w:hAnsi="Segoe UI" w:cs="Segoe UI"/>
          <w:color w:val="FFFFFF"/>
          <w:spacing w:val="2"/>
        </w:rPr>
        <w:t> (tie both pins together)</w:t>
      </w:r>
    </w:p>
    <w:p w:rsidR="00C415A4" w:rsidRDefault="00C415A4" w:rsidP="00C415A4">
      <w:pPr>
        <w:pStyle w:val="my-2"/>
        <w:numPr>
          <w:ilvl w:val="0"/>
          <w:numId w:val="5"/>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GND</w:t>
      </w:r>
      <w:r>
        <w:rPr>
          <w:rFonts w:ascii="Segoe UI" w:hAnsi="Segoe UI" w:cs="Segoe UI"/>
          <w:color w:val="FFFFFF"/>
          <w:spacing w:val="2"/>
        </w:rPr>
        <w:t> → </w:t>
      </w:r>
      <w:r>
        <w:rPr>
          <w:rStyle w:val="Strong"/>
          <w:rFonts w:ascii="Segoe UI" w:hAnsi="Segoe UI" w:cs="Segoe UI"/>
          <w:color w:val="FFFFFF"/>
          <w:spacing w:val="2"/>
          <w:bdr w:val="single" w:sz="2" w:space="0" w:color="auto" w:frame="1"/>
        </w:rPr>
        <w:t>GND</w:t>
      </w:r>
    </w:p>
    <w:p w:rsidR="00C415A4" w:rsidRDefault="00C415A4" w:rsidP="00C415A4">
      <w:pPr>
        <w:pStyle w:val="my-2"/>
        <w:numPr>
          <w:ilvl w:val="0"/>
          <w:numId w:val="5"/>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3.3V/5V</w:t>
      </w:r>
      <w:r>
        <w:rPr>
          <w:rFonts w:ascii="Segoe UI" w:hAnsi="Segoe UI" w:cs="Segoe UI"/>
          <w:color w:val="FFFFFF"/>
          <w:spacing w:val="2"/>
        </w:rPr>
        <w:t> → </w:t>
      </w:r>
      <w:r>
        <w:rPr>
          <w:rStyle w:val="Strong"/>
          <w:rFonts w:ascii="Segoe UI" w:hAnsi="Segoe UI" w:cs="Segoe UI"/>
          <w:color w:val="FFFFFF"/>
          <w:spacing w:val="2"/>
          <w:bdr w:val="single" w:sz="2" w:space="0" w:color="auto" w:frame="1"/>
        </w:rPr>
        <w:t>VCC</w:t>
      </w:r>
    </w:p>
    <w:p w:rsidR="00C415A4" w:rsidRDefault="00C415A4" w:rsidP="00C415A4">
      <w:pPr>
        <w:pStyle w:val="my-2"/>
        <w:numPr>
          <w:ilvl w:val="0"/>
          <w:numId w:val="5"/>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A/B RS485 input</w:t>
      </w:r>
      <w:r>
        <w:rPr>
          <w:rFonts w:ascii="Segoe UI" w:hAnsi="Segoe UI" w:cs="Segoe UI"/>
          <w:color w:val="FFFFFF"/>
          <w:spacing w:val="2"/>
        </w:rPr>
        <w:t> → </w:t>
      </w:r>
      <w:r>
        <w:rPr>
          <w:rStyle w:val="Strong"/>
          <w:rFonts w:ascii="Segoe UI" w:hAnsi="Segoe UI" w:cs="Segoe UI"/>
          <w:color w:val="FFFFFF"/>
          <w:spacing w:val="2"/>
          <w:bdr w:val="single" w:sz="2" w:space="0" w:color="auto" w:frame="1"/>
        </w:rPr>
        <w:t>A/B bus wires</w:t>
      </w:r>
    </w:p>
    <w:p w:rsidR="00C415A4" w:rsidRDefault="00C415A4" w:rsidP="00C415A4">
      <w:pPr>
        <w:pStyle w:val="Heading2"/>
        <w:pBdr>
          <w:top w:val="single" w:sz="2" w:space="0" w:color="auto"/>
          <w:left w:val="single" w:sz="2" w:space="0" w:color="auto"/>
          <w:bottom w:val="single" w:sz="2" w:space="0" w:color="auto"/>
          <w:right w:val="single" w:sz="2" w:space="0" w:color="auto"/>
        </w:pBdr>
        <w:rPr>
          <w:rFonts w:ascii="Segoe UI" w:hAnsi="Segoe UI" w:cs="Segoe UI"/>
          <w:color w:val="FFFFFF"/>
          <w:spacing w:val="2"/>
        </w:rPr>
      </w:pPr>
      <w:r>
        <w:rPr>
          <w:rFonts w:ascii="Segoe UI" w:hAnsi="Segoe UI" w:cs="Segoe UI"/>
          <w:color w:val="FFFFFF"/>
          <w:spacing w:val="2"/>
        </w:rPr>
        <w:t>Bus Connections</w:t>
      </w:r>
    </w:p>
    <w:p w:rsidR="00C415A4" w:rsidRDefault="00C415A4" w:rsidP="00C415A4">
      <w:pPr>
        <w:pStyle w:val="my-2"/>
        <w:numPr>
          <w:ilvl w:val="0"/>
          <w:numId w:val="6"/>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A (Transmitter MAX485)</w:t>
      </w:r>
      <w:r>
        <w:rPr>
          <w:rFonts w:ascii="Segoe UI" w:hAnsi="Segoe UI" w:cs="Segoe UI"/>
          <w:color w:val="FFFFFF"/>
          <w:spacing w:val="2"/>
        </w:rPr>
        <w:t> → </w:t>
      </w:r>
      <w:r>
        <w:rPr>
          <w:rStyle w:val="Strong"/>
          <w:rFonts w:ascii="Segoe UI" w:hAnsi="Segoe UI" w:cs="Segoe UI"/>
          <w:color w:val="FFFFFF"/>
          <w:spacing w:val="2"/>
          <w:bdr w:val="single" w:sz="2" w:space="0" w:color="auto" w:frame="1"/>
        </w:rPr>
        <w:t>A (Receiver MAX485)</w:t>
      </w:r>
    </w:p>
    <w:p w:rsidR="00C415A4" w:rsidRDefault="00C415A4" w:rsidP="00C415A4">
      <w:pPr>
        <w:pStyle w:val="my-2"/>
        <w:numPr>
          <w:ilvl w:val="0"/>
          <w:numId w:val="6"/>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Style w:val="Strong"/>
          <w:rFonts w:ascii="Segoe UI" w:hAnsi="Segoe UI" w:cs="Segoe UI"/>
          <w:color w:val="FFFFFF"/>
          <w:spacing w:val="2"/>
          <w:bdr w:val="single" w:sz="2" w:space="0" w:color="auto" w:frame="1"/>
        </w:rPr>
        <w:t>B (Transmitter MAX485)</w:t>
      </w:r>
      <w:r>
        <w:rPr>
          <w:rFonts w:ascii="Segoe UI" w:hAnsi="Segoe UI" w:cs="Segoe UI"/>
          <w:color w:val="FFFFFF"/>
          <w:spacing w:val="2"/>
        </w:rPr>
        <w:t> → </w:t>
      </w:r>
      <w:r>
        <w:rPr>
          <w:rStyle w:val="Strong"/>
          <w:rFonts w:ascii="Segoe UI" w:hAnsi="Segoe UI" w:cs="Segoe UI"/>
          <w:color w:val="FFFFFF"/>
          <w:spacing w:val="2"/>
          <w:bdr w:val="single" w:sz="2" w:space="0" w:color="auto" w:frame="1"/>
        </w:rPr>
        <w:t>B (Receiver MAX485)</w:t>
      </w:r>
    </w:p>
    <w:p w:rsidR="00C415A4" w:rsidRDefault="00C415A4" w:rsidP="00C415A4">
      <w:pPr>
        <w:pStyle w:val="my-2"/>
        <w:numPr>
          <w:ilvl w:val="0"/>
          <w:numId w:val="6"/>
        </w:numPr>
        <w:pBdr>
          <w:top w:val="single" w:sz="2" w:space="0" w:color="auto"/>
          <w:left w:val="single" w:sz="2" w:space="0" w:color="auto"/>
          <w:bottom w:val="single" w:sz="2" w:space="0" w:color="auto"/>
          <w:right w:val="single" w:sz="2" w:space="0" w:color="auto"/>
        </w:pBdr>
        <w:ind w:left="0"/>
        <w:rPr>
          <w:rFonts w:ascii="Segoe UI" w:hAnsi="Segoe UI" w:cs="Segoe UI"/>
          <w:color w:val="FFFFFF"/>
          <w:spacing w:val="2"/>
        </w:rPr>
      </w:pPr>
      <w:r>
        <w:rPr>
          <w:rFonts w:ascii="Segoe UI" w:hAnsi="Segoe UI" w:cs="Segoe UI"/>
          <w:color w:val="FFFFFF"/>
          <w:spacing w:val="2"/>
        </w:rPr>
        <w:t>Both ends of the RS485 bus (A/B) should have 120Ω termination resistors.</w:t>
      </w:r>
    </w:p>
    <w:p w:rsidR="00C415A4" w:rsidRDefault="00C415A4" w:rsidP="00C415A4">
      <w:pPr>
        <w:pStyle w:val="Heading2"/>
        <w:pBdr>
          <w:top w:val="single" w:sz="2" w:space="0" w:color="auto"/>
          <w:left w:val="single" w:sz="2" w:space="0" w:color="auto"/>
          <w:bottom w:val="single" w:sz="2" w:space="0" w:color="auto"/>
          <w:right w:val="single" w:sz="2" w:space="0" w:color="auto"/>
        </w:pBdr>
        <w:rPr>
          <w:rFonts w:ascii="Segoe UI" w:hAnsi="Segoe UI" w:cs="Segoe UI"/>
          <w:color w:val="FFFFFF"/>
          <w:spacing w:val="2"/>
        </w:rPr>
      </w:pPr>
      <w:r>
        <w:rPr>
          <w:rFonts w:ascii="Segoe UI" w:hAnsi="Segoe UI" w:cs="Segoe UI"/>
          <w:color w:val="FFFFFF"/>
          <w:spacing w:val="2"/>
        </w:rPr>
        <w:t>Key Wiring Table</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78"/>
        <w:gridCol w:w="1654"/>
        <w:gridCol w:w="1852"/>
        <w:gridCol w:w="1612"/>
        <w:gridCol w:w="2804"/>
      </w:tblGrid>
      <w:tr w:rsidR="00C415A4" w:rsidTr="00C415A4">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C415A4" w:rsidRDefault="00C415A4">
            <w:pPr>
              <w:spacing w:before="240" w:after="240"/>
              <w:rPr>
                <w:b/>
                <w:bCs/>
                <w:sz w:val="21"/>
                <w:szCs w:val="21"/>
              </w:rPr>
            </w:pPr>
            <w:r>
              <w:rPr>
                <w:b/>
                <w:bCs/>
                <w:sz w:val="21"/>
                <w:szCs w:val="21"/>
              </w:rPr>
              <w:t>ESP32 (Transmitter)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C415A4" w:rsidRDefault="00C415A4">
            <w:pPr>
              <w:spacing w:before="240" w:after="240"/>
              <w:rPr>
                <w:b/>
                <w:bCs/>
                <w:sz w:val="21"/>
                <w:szCs w:val="21"/>
              </w:rPr>
            </w:pPr>
            <w:r>
              <w:rPr>
                <w:b/>
                <w:bCs/>
                <w:sz w:val="21"/>
                <w:szCs w:val="21"/>
              </w:rPr>
              <w:t>MAX485</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C415A4" w:rsidRDefault="00C415A4">
            <w:pPr>
              <w:spacing w:before="240" w:after="240"/>
              <w:rPr>
                <w:b/>
                <w:bCs/>
                <w:sz w:val="21"/>
                <w:szCs w:val="21"/>
              </w:rPr>
            </w:pPr>
            <w:r>
              <w:rPr>
                <w:b/>
                <w:bCs/>
                <w:sz w:val="21"/>
                <w:szCs w:val="21"/>
              </w:rPr>
              <w:t>RS485 Bus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C415A4" w:rsidRDefault="00C415A4">
            <w:pPr>
              <w:spacing w:before="240" w:after="240"/>
              <w:rPr>
                <w:b/>
                <w:bCs/>
                <w:sz w:val="21"/>
                <w:szCs w:val="21"/>
              </w:rPr>
            </w:pPr>
            <w:r>
              <w:rPr>
                <w:b/>
                <w:bCs/>
                <w:sz w:val="21"/>
                <w:szCs w:val="21"/>
              </w:rPr>
              <w:t>MAX485</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rsidR="00C415A4" w:rsidRDefault="00C415A4">
            <w:pPr>
              <w:spacing w:before="240" w:after="240"/>
              <w:rPr>
                <w:b/>
                <w:bCs/>
                <w:sz w:val="21"/>
                <w:szCs w:val="21"/>
              </w:rPr>
            </w:pPr>
            <w:r>
              <w:rPr>
                <w:b/>
                <w:bCs/>
                <w:sz w:val="21"/>
                <w:szCs w:val="21"/>
              </w:rPr>
              <w:t>ESP32 (Receiver)</w:t>
            </w:r>
          </w:p>
        </w:tc>
      </w:tr>
      <w:tr w:rsidR="00C415A4" w:rsidTr="00C415A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C415A4" w:rsidRDefault="00C415A4">
            <w:pPr>
              <w:spacing w:before="240" w:after="240"/>
              <w:rPr>
                <w:sz w:val="21"/>
                <w:szCs w:val="21"/>
              </w:rPr>
            </w:pPr>
            <w:r>
              <w:rPr>
                <w:sz w:val="21"/>
                <w:szCs w:val="21"/>
              </w:rPr>
              <w:t>TX (GPIO 16)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C415A4" w:rsidRDefault="00C415A4">
            <w:pPr>
              <w:spacing w:before="240" w:after="240"/>
              <w:rPr>
                <w:sz w:val="21"/>
                <w:szCs w:val="21"/>
              </w:rPr>
            </w:pPr>
            <w:r>
              <w:rPr>
                <w:sz w:val="21"/>
                <w:szCs w:val="21"/>
              </w:rPr>
              <w:t>DI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C415A4" w:rsidRDefault="00C415A4">
            <w:pPr>
              <w:spacing w:before="240" w:after="240"/>
              <w:rPr>
                <w:sz w:val="21"/>
                <w:szCs w:val="21"/>
              </w:rPr>
            </w:pPr>
            <w:r>
              <w:rPr>
                <w:sz w:val="21"/>
                <w:szCs w:val="21"/>
              </w:rPr>
              <w: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C415A4" w:rsidRDefault="00C415A4">
            <w:pPr>
              <w:spacing w:before="240" w:after="240"/>
              <w:rPr>
                <w:sz w:val="21"/>
                <w:szCs w:val="21"/>
              </w:rPr>
            </w:pPr>
            <w:r>
              <w:rPr>
                <w:sz w:val="21"/>
                <w:szCs w:val="21"/>
              </w:rPr>
              <w: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C415A4" w:rsidRDefault="00C415A4">
            <w:pPr>
              <w:spacing w:before="240" w:after="240"/>
              <w:rPr>
                <w:sz w:val="21"/>
                <w:szCs w:val="21"/>
              </w:rPr>
            </w:pPr>
            <w:r>
              <w:rPr>
                <w:sz w:val="21"/>
                <w:szCs w:val="21"/>
              </w:rPr>
              <w:t>RO (GPIO 17)</w:t>
            </w:r>
          </w:p>
        </w:tc>
      </w:tr>
      <w:tr w:rsidR="00C415A4" w:rsidTr="00C415A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C415A4" w:rsidRDefault="00C415A4">
            <w:pPr>
              <w:spacing w:before="240" w:after="240"/>
              <w:rPr>
                <w:sz w:val="21"/>
                <w:szCs w:val="21"/>
              </w:rPr>
            </w:pPr>
            <w:r>
              <w:rPr>
                <w:sz w:val="21"/>
                <w:szCs w:val="21"/>
              </w:rPr>
              <w:t>RX (GPIO 17, opt.)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C415A4" w:rsidRDefault="00C415A4">
            <w:pPr>
              <w:spacing w:before="240" w:after="240"/>
              <w:rPr>
                <w:sz w:val="21"/>
                <w:szCs w:val="21"/>
              </w:rPr>
            </w:pPr>
            <w:r>
              <w:rPr>
                <w:sz w:val="21"/>
                <w:szCs w:val="21"/>
              </w:rPr>
              <w:t>RO (opt.)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C415A4" w:rsidRDefault="00C415A4">
            <w:pPr>
              <w:spacing w:before="240" w:after="240"/>
              <w:rPr>
                <w:sz w:val="21"/>
                <w:szCs w:val="21"/>
              </w:rPr>
            </w:pPr>
            <w:r>
              <w:rPr>
                <w:sz w:val="21"/>
                <w:szCs w:val="21"/>
              </w:rPr>
              <w:t>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C415A4" w:rsidRDefault="00C415A4">
            <w:pPr>
              <w:spacing w:before="240" w:after="240"/>
              <w:rPr>
                <w:sz w:val="21"/>
                <w:szCs w:val="21"/>
              </w:rPr>
            </w:pPr>
            <w:r>
              <w:rPr>
                <w:sz w:val="21"/>
                <w:szCs w:val="21"/>
              </w:rPr>
              <w:t>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C415A4" w:rsidRDefault="00C415A4">
            <w:pPr>
              <w:spacing w:before="240" w:after="240"/>
              <w:rPr>
                <w:sz w:val="21"/>
                <w:szCs w:val="21"/>
              </w:rPr>
            </w:pPr>
            <w:r>
              <w:rPr>
                <w:sz w:val="21"/>
                <w:szCs w:val="21"/>
              </w:rPr>
              <w:t>DI (GPIO 16, opt.)</w:t>
            </w:r>
          </w:p>
        </w:tc>
      </w:tr>
      <w:tr w:rsidR="00C415A4" w:rsidTr="00C415A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C415A4" w:rsidRDefault="00C415A4">
            <w:pPr>
              <w:spacing w:before="240" w:after="240"/>
              <w:rPr>
                <w:sz w:val="21"/>
                <w:szCs w:val="21"/>
              </w:rPr>
            </w:pPr>
            <w:r>
              <w:rPr>
                <w:sz w:val="21"/>
                <w:szCs w:val="21"/>
              </w:rPr>
              <w:lastRenderedPageBreak/>
              <w:t>GPIO 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C415A4" w:rsidRDefault="00C415A4">
            <w:pPr>
              <w:spacing w:before="240" w:after="240"/>
              <w:rPr>
                <w:sz w:val="21"/>
                <w:szCs w:val="21"/>
              </w:rPr>
            </w:pPr>
            <w:r>
              <w:rPr>
                <w:sz w:val="21"/>
                <w:szCs w:val="21"/>
              </w:rPr>
              <w:t>DE + 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C415A4" w:rsidRDefault="00C415A4">
            <w:pPr>
              <w:spacing w:before="240" w:after="240"/>
              <w:rPr>
                <w:sz w:val="21"/>
                <w:szCs w:val="21"/>
              </w:rPr>
            </w:pP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C415A4" w:rsidRDefault="00C415A4">
            <w:pPr>
              <w:spacing w:before="240" w:after="240"/>
              <w:rPr>
                <w:sz w:val="21"/>
                <w:szCs w:val="21"/>
              </w:rPr>
            </w:pPr>
            <w:r>
              <w:rPr>
                <w:sz w:val="21"/>
                <w:szCs w:val="21"/>
              </w:rPr>
              <w:t>DE + 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C415A4" w:rsidRDefault="00C415A4">
            <w:pPr>
              <w:spacing w:before="240" w:after="240"/>
              <w:rPr>
                <w:sz w:val="21"/>
                <w:szCs w:val="21"/>
              </w:rPr>
            </w:pPr>
            <w:r>
              <w:rPr>
                <w:sz w:val="21"/>
                <w:szCs w:val="21"/>
              </w:rPr>
              <w:t>GPIO 4</w:t>
            </w:r>
          </w:p>
        </w:tc>
      </w:tr>
      <w:tr w:rsidR="00C415A4" w:rsidTr="00C415A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C415A4" w:rsidRDefault="00C415A4">
            <w:pPr>
              <w:spacing w:before="240" w:after="240"/>
              <w:rPr>
                <w:sz w:val="21"/>
                <w:szCs w:val="21"/>
              </w:rPr>
            </w:pPr>
            <w:r>
              <w:rPr>
                <w:sz w:val="21"/>
                <w:szCs w:val="21"/>
              </w:rPr>
              <w:t>GND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C415A4" w:rsidRDefault="00C415A4">
            <w:pPr>
              <w:spacing w:before="240" w:after="240"/>
              <w:rPr>
                <w:sz w:val="21"/>
                <w:szCs w:val="21"/>
              </w:rPr>
            </w:pPr>
            <w:r>
              <w:rPr>
                <w:sz w:val="21"/>
                <w:szCs w:val="21"/>
              </w:rPr>
              <w:t>GND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C415A4" w:rsidRDefault="00C415A4">
            <w:pPr>
              <w:spacing w:before="240" w:after="240"/>
              <w:rPr>
                <w:sz w:val="21"/>
                <w:szCs w:val="21"/>
              </w:rPr>
            </w:pP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C415A4" w:rsidRDefault="00C415A4">
            <w:pPr>
              <w:spacing w:before="240" w:after="240"/>
              <w:rPr>
                <w:sz w:val="21"/>
                <w:szCs w:val="21"/>
              </w:rPr>
            </w:pPr>
            <w:r>
              <w:rPr>
                <w:sz w:val="21"/>
                <w:szCs w:val="21"/>
              </w:rPr>
              <w:t>GND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C415A4" w:rsidRDefault="00C415A4">
            <w:pPr>
              <w:spacing w:before="240" w:after="240"/>
              <w:rPr>
                <w:sz w:val="21"/>
                <w:szCs w:val="21"/>
              </w:rPr>
            </w:pPr>
            <w:r>
              <w:rPr>
                <w:sz w:val="21"/>
                <w:szCs w:val="21"/>
              </w:rPr>
              <w:t>GND</w:t>
            </w:r>
          </w:p>
        </w:tc>
      </w:tr>
      <w:tr w:rsidR="00C415A4" w:rsidTr="00C415A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C415A4" w:rsidRDefault="00C415A4">
            <w:pPr>
              <w:spacing w:before="240" w:after="240"/>
              <w:rPr>
                <w:sz w:val="21"/>
                <w:szCs w:val="21"/>
              </w:rPr>
            </w:pPr>
            <w:r>
              <w:rPr>
                <w:sz w:val="21"/>
                <w:szCs w:val="21"/>
              </w:rPr>
              <w:t>3.3V or 5V</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C415A4" w:rsidRDefault="00C415A4">
            <w:pPr>
              <w:spacing w:before="240" w:after="240"/>
              <w:rPr>
                <w:sz w:val="21"/>
                <w:szCs w:val="21"/>
              </w:rPr>
            </w:pPr>
            <w:r>
              <w:rPr>
                <w:sz w:val="21"/>
                <w:szCs w:val="21"/>
              </w:rPr>
              <w:t>VCC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C415A4" w:rsidRDefault="00C415A4">
            <w:pPr>
              <w:spacing w:before="240" w:after="240"/>
              <w:rPr>
                <w:sz w:val="21"/>
                <w:szCs w:val="21"/>
              </w:rPr>
            </w:pP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C415A4" w:rsidRDefault="00C415A4">
            <w:pPr>
              <w:spacing w:before="240" w:after="240"/>
              <w:rPr>
                <w:sz w:val="21"/>
                <w:szCs w:val="21"/>
              </w:rPr>
            </w:pPr>
            <w:r>
              <w:rPr>
                <w:sz w:val="21"/>
                <w:szCs w:val="21"/>
              </w:rPr>
              <w:t>VCC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rsidR="00C415A4" w:rsidRDefault="00C415A4">
            <w:pPr>
              <w:spacing w:before="240" w:after="240"/>
              <w:rPr>
                <w:sz w:val="21"/>
                <w:szCs w:val="21"/>
              </w:rPr>
            </w:pPr>
            <w:r>
              <w:rPr>
                <w:sz w:val="21"/>
                <w:szCs w:val="21"/>
              </w:rPr>
              <w:t>3.3V or 5V</w:t>
            </w:r>
          </w:p>
        </w:tc>
      </w:tr>
    </w:tbl>
    <w:p w:rsidR="00C415A4" w:rsidRDefault="00C415A4" w:rsidP="00C415A4">
      <w:pPr>
        <w:pStyle w:val="my-2"/>
        <w:pBdr>
          <w:top w:val="single" w:sz="2" w:space="0" w:color="auto"/>
          <w:left w:val="single" w:sz="2" w:space="0" w:color="auto"/>
          <w:bottom w:val="single" w:sz="2" w:space="0" w:color="auto"/>
          <w:right w:val="single" w:sz="2" w:space="0" w:color="auto"/>
        </w:pBdr>
        <w:rPr>
          <w:rFonts w:ascii="Segoe UI" w:hAnsi="Segoe UI" w:cs="Segoe UI"/>
          <w:color w:val="FFFFFF"/>
          <w:spacing w:val="2"/>
        </w:rPr>
      </w:pPr>
      <w:r>
        <w:rPr>
          <w:rFonts w:ascii="Segoe UI" w:hAnsi="Segoe UI" w:cs="Segoe UI"/>
          <w:color w:val="FFFFFF"/>
          <w:spacing w:val="2"/>
        </w:rPr>
        <w:t>This setup enables RS485 data transmission and reception between two ESP32 boards, with clear UART and control connections. Always verify voltage compatibility for each module (most MAX485 modules require 5V, so level shifters may be necessary if ESP32 is operating at 3.3V).​</w:t>
      </w:r>
    </w:p>
    <w:p w:rsidR="00C415A4" w:rsidRDefault="00C415A4" w:rsidP="00C415A4">
      <w:pPr>
        <w:pStyle w:val="my-2"/>
        <w:pBdr>
          <w:top w:val="single" w:sz="2" w:space="0" w:color="auto"/>
          <w:left w:val="single" w:sz="2" w:space="0" w:color="auto"/>
          <w:bottom w:val="single" w:sz="2" w:space="0" w:color="auto"/>
          <w:right w:val="single" w:sz="2" w:space="0" w:color="auto"/>
        </w:pBdr>
        <w:rPr>
          <w:rFonts w:ascii="Segoe UI" w:hAnsi="Segoe UI" w:cs="Segoe UI"/>
          <w:color w:val="FFFFFF"/>
          <w:spacing w:val="2"/>
        </w:rPr>
      </w:pPr>
      <w:r>
        <w:rPr>
          <w:rFonts w:ascii="Segoe UI" w:hAnsi="Segoe UI" w:cs="Segoe UI"/>
          <w:color w:val="FFFFFF"/>
          <w:spacing w:val="2"/>
        </w:rPr>
        <w:t>For schematic visuals, sites like ESP32IO and PCBONLINE provide block diagrams that follow this wiring method.​</w:t>
      </w:r>
    </w:p>
    <w:p w:rsidR="00C415A4" w:rsidRDefault="00C415A4" w:rsidP="00C415A4">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ESP32 Transmitter Side</w:t>
      </w:r>
    </w:p>
    <w:p w:rsidR="00C415A4" w:rsidRDefault="00C415A4" w:rsidP="00C415A4">
      <w:pPr>
        <w:pStyle w:val="my-2"/>
        <w:numPr>
          <w:ilvl w:val="0"/>
          <w:numId w:val="7"/>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TX (UART, e.g. GPIO 16 on ESP32)</w:t>
      </w:r>
      <w:r>
        <w:rPr>
          <w:rFonts w:ascii="Segoe UI" w:hAnsi="Segoe UI" w:cs="Segoe UI"/>
          <w:spacing w:val="2"/>
        </w:rPr>
        <w:t> → </w:t>
      </w:r>
      <w:r>
        <w:rPr>
          <w:rStyle w:val="Strong"/>
          <w:rFonts w:ascii="Segoe UI" w:hAnsi="Segoe UI" w:cs="Segoe UI"/>
          <w:spacing w:val="2"/>
          <w:bdr w:val="single" w:sz="2" w:space="0" w:color="auto" w:frame="1"/>
        </w:rPr>
        <w:t>DI (MAX485)</w:t>
      </w:r>
    </w:p>
    <w:p w:rsidR="00C415A4" w:rsidRDefault="00C415A4" w:rsidP="00C415A4">
      <w:pPr>
        <w:pStyle w:val="my-2"/>
        <w:numPr>
          <w:ilvl w:val="0"/>
          <w:numId w:val="7"/>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RX (UART, e.g. GPIO 17 on ESP32, optional for loopback)</w:t>
      </w:r>
      <w:r>
        <w:rPr>
          <w:rFonts w:ascii="Segoe UI" w:hAnsi="Segoe UI" w:cs="Segoe UI"/>
          <w:spacing w:val="2"/>
        </w:rPr>
        <w:t> → </w:t>
      </w:r>
      <w:r>
        <w:rPr>
          <w:rStyle w:val="Strong"/>
          <w:rFonts w:ascii="Segoe UI" w:hAnsi="Segoe UI" w:cs="Segoe UI"/>
          <w:spacing w:val="2"/>
          <w:bdr w:val="single" w:sz="2" w:space="0" w:color="auto" w:frame="1"/>
        </w:rPr>
        <w:t>RO (MAX485)</w:t>
      </w:r>
    </w:p>
    <w:p w:rsidR="00C415A4" w:rsidRDefault="00C415A4" w:rsidP="00C415A4">
      <w:pPr>
        <w:pStyle w:val="my-2"/>
        <w:numPr>
          <w:ilvl w:val="0"/>
          <w:numId w:val="7"/>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GPIO control pin (e.g., GPIO 4)</w:t>
      </w:r>
      <w:r>
        <w:rPr>
          <w:rFonts w:ascii="Segoe UI" w:hAnsi="Segoe UI" w:cs="Segoe UI"/>
          <w:spacing w:val="2"/>
        </w:rPr>
        <w:t> → </w:t>
      </w:r>
      <w:r>
        <w:rPr>
          <w:rStyle w:val="Strong"/>
          <w:rFonts w:ascii="Segoe UI" w:hAnsi="Segoe UI" w:cs="Segoe UI"/>
          <w:spacing w:val="2"/>
          <w:bdr w:val="single" w:sz="2" w:space="0" w:color="auto" w:frame="1"/>
        </w:rPr>
        <w:t>DE (MAX485), RE (MAX485)</w:t>
      </w:r>
      <w:r>
        <w:rPr>
          <w:rFonts w:ascii="Segoe UI" w:hAnsi="Segoe UI" w:cs="Segoe UI"/>
          <w:spacing w:val="2"/>
        </w:rPr>
        <w:t> (tie both pins together)</w:t>
      </w:r>
    </w:p>
    <w:p w:rsidR="00C415A4" w:rsidRDefault="00C415A4" w:rsidP="00C415A4">
      <w:pPr>
        <w:pStyle w:val="my-2"/>
        <w:numPr>
          <w:ilvl w:val="0"/>
          <w:numId w:val="7"/>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GND (ESP32)</w:t>
      </w:r>
      <w:r>
        <w:rPr>
          <w:rFonts w:ascii="Segoe UI" w:hAnsi="Segoe UI" w:cs="Segoe UI"/>
          <w:spacing w:val="2"/>
        </w:rPr>
        <w:t> → </w:t>
      </w:r>
      <w:r>
        <w:rPr>
          <w:rStyle w:val="Strong"/>
          <w:rFonts w:ascii="Segoe UI" w:hAnsi="Segoe UI" w:cs="Segoe UI"/>
          <w:spacing w:val="2"/>
          <w:bdr w:val="single" w:sz="2" w:space="0" w:color="auto" w:frame="1"/>
        </w:rPr>
        <w:t>GND (MAX485)</w:t>
      </w:r>
    </w:p>
    <w:p w:rsidR="00C415A4" w:rsidRDefault="00C415A4" w:rsidP="00C415A4">
      <w:pPr>
        <w:pStyle w:val="my-2"/>
        <w:numPr>
          <w:ilvl w:val="0"/>
          <w:numId w:val="7"/>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3.3V or 5V (matching MAX485 module requirements)</w:t>
      </w:r>
      <w:r>
        <w:rPr>
          <w:rFonts w:ascii="Segoe UI" w:hAnsi="Segoe UI" w:cs="Segoe UI"/>
          <w:spacing w:val="2"/>
        </w:rPr>
        <w:t> → </w:t>
      </w:r>
      <w:r>
        <w:rPr>
          <w:rStyle w:val="Strong"/>
          <w:rFonts w:ascii="Segoe UI" w:hAnsi="Segoe UI" w:cs="Segoe UI"/>
          <w:spacing w:val="2"/>
          <w:bdr w:val="single" w:sz="2" w:space="0" w:color="auto" w:frame="1"/>
        </w:rPr>
        <w:t>VCC (MAX485)</w:t>
      </w:r>
    </w:p>
    <w:p w:rsidR="00C415A4" w:rsidRDefault="00C415A4" w:rsidP="00C415A4">
      <w:pPr>
        <w:pStyle w:val="my-2"/>
        <w:numPr>
          <w:ilvl w:val="0"/>
          <w:numId w:val="7"/>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A/B RS485 output</w:t>
      </w:r>
      <w:r>
        <w:rPr>
          <w:rFonts w:ascii="Segoe UI" w:hAnsi="Segoe UI" w:cs="Segoe UI"/>
          <w:spacing w:val="2"/>
        </w:rPr>
        <w:t> → </w:t>
      </w:r>
      <w:r>
        <w:rPr>
          <w:rStyle w:val="Strong"/>
          <w:rFonts w:ascii="Segoe UI" w:hAnsi="Segoe UI" w:cs="Segoe UI"/>
          <w:spacing w:val="2"/>
          <w:bdr w:val="single" w:sz="2" w:space="0" w:color="auto" w:frame="1"/>
        </w:rPr>
        <w:t>A/B bus wires</w:t>
      </w:r>
    </w:p>
    <w:p w:rsidR="00C415A4" w:rsidRDefault="00C415A4" w:rsidP="00C415A4">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ESP32 Receiver Side</w:t>
      </w:r>
    </w:p>
    <w:p w:rsidR="00C415A4" w:rsidRDefault="00C415A4" w:rsidP="00C415A4">
      <w:pPr>
        <w:pStyle w:val="my-2"/>
        <w:numPr>
          <w:ilvl w:val="0"/>
          <w:numId w:val="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TX (UART, e.g. GPIO 16)</w:t>
      </w:r>
      <w:r>
        <w:rPr>
          <w:rFonts w:ascii="Segoe UI" w:hAnsi="Segoe UI" w:cs="Segoe UI"/>
          <w:spacing w:val="2"/>
        </w:rPr>
        <w:t> → </w:t>
      </w:r>
      <w:r>
        <w:rPr>
          <w:rStyle w:val="Strong"/>
          <w:rFonts w:ascii="Segoe UI" w:hAnsi="Segoe UI" w:cs="Segoe UI"/>
          <w:spacing w:val="2"/>
          <w:bdr w:val="single" w:sz="2" w:space="0" w:color="auto" w:frame="1"/>
        </w:rPr>
        <w:t>DI (MAX485, optional)</w:t>
      </w:r>
    </w:p>
    <w:p w:rsidR="00C415A4" w:rsidRDefault="00C415A4" w:rsidP="00C415A4">
      <w:pPr>
        <w:pStyle w:val="my-2"/>
        <w:numPr>
          <w:ilvl w:val="0"/>
          <w:numId w:val="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RX (UART, e.g. GPIO 17)</w:t>
      </w:r>
      <w:r>
        <w:rPr>
          <w:rFonts w:ascii="Segoe UI" w:hAnsi="Segoe UI" w:cs="Segoe UI"/>
          <w:spacing w:val="2"/>
        </w:rPr>
        <w:t> → </w:t>
      </w:r>
      <w:r>
        <w:rPr>
          <w:rStyle w:val="Strong"/>
          <w:rFonts w:ascii="Segoe UI" w:hAnsi="Segoe UI" w:cs="Segoe UI"/>
          <w:spacing w:val="2"/>
          <w:bdr w:val="single" w:sz="2" w:space="0" w:color="auto" w:frame="1"/>
        </w:rPr>
        <w:t>RO (MAX485)</w:t>
      </w:r>
    </w:p>
    <w:p w:rsidR="00C415A4" w:rsidRDefault="00C415A4" w:rsidP="00C415A4">
      <w:pPr>
        <w:pStyle w:val="my-2"/>
        <w:numPr>
          <w:ilvl w:val="0"/>
          <w:numId w:val="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GPIO control pin (e.g., GPIO 4)</w:t>
      </w:r>
      <w:r>
        <w:rPr>
          <w:rFonts w:ascii="Segoe UI" w:hAnsi="Segoe UI" w:cs="Segoe UI"/>
          <w:spacing w:val="2"/>
        </w:rPr>
        <w:t> → </w:t>
      </w:r>
      <w:r>
        <w:rPr>
          <w:rStyle w:val="Strong"/>
          <w:rFonts w:ascii="Segoe UI" w:hAnsi="Segoe UI" w:cs="Segoe UI"/>
          <w:spacing w:val="2"/>
          <w:bdr w:val="single" w:sz="2" w:space="0" w:color="auto" w:frame="1"/>
        </w:rPr>
        <w:t>DE (MAX485), RE (MAX485)</w:t>
      </w:r>
      <w:r>
        <w:rPr>
          <w:rFonts w:ascii="Segoe UI" w:hAnsi="Segoe UI" w:cs="Segoe UI"/>
          <w:spacing w:val="2"/>
        </w:rPr>
        <w:t> (tie both pins together)</w:t>
      </w:r>
    </w:p>
    <w:p w:rsidR="00C415A4" w:rsidRDefault="00C415A4" w:rsidP="00C415A4">
      <w:pPr>
        <w:pStyle w:val="my-2"/>
        <w:numPr>
          <w:ilvl w:val="0"/>
          <w:numId w:val="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GND</w:t>
      </w:r>
      <w:r>
        <w:rPr>
          <w:rFonts w:ascii="Segoe UI" w:hAnsi="Segoe UI" w:cs="Segoe UI"/>
          <w:spacing w:val="2"/>
        </w:rPr>
        <w:t> → </w:t>
      </w:r>
      <w:r>
        <w:rPr>
          <w:rStyle w:val="Strong"/>
          <w:rFonts w:ascii="Segoe UI" w:hAnsi="Segoe UI" w:cs="Segoe UI"/>
          <w:spacing w:val="2"/>
          <w:bdr w:val="single" w:sz="2" w:space="0" w:color="auto" w:frame="1"/>
        </w:rPr>
        <w:t>GND</w:t>
      </w:r>
    </w:p>
    <w:p w:rsidR="00C415A4" w:rsidRDefault="00C415A4" w:rsidP="00C415A4">
      <w:pPr>
        <w:pStyle w:val="my-2"/>
        <w:numPr>
          <w:ilvl w:val="0"/>
          <w:numId w:val="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3.3V/5V</w:t>
      </w:r>
      <w:r>
        <w:rPr>
          <w:rFonts w:ascii="Segoe UI" w:hAnsi="Segoe UI" w:cs="Segoe UI"/>
          <w:spacing w:val="2"/>
        </w:rPr>
        <w:t> → </w:t>
      </w:r>
      <w:r>
        <w:rPr>
          <w:rStyle w:val="Strong"/>
          <w:rFonts w:ascii="Segoe UI" w:hAnsi="Segoe UI" w:cs="Segoe UI"/>
          <w:spacing w:val="2"/>
          <w:bdr w:val="single" w:sz="2" w:space="0" w:color="auto" w:frame="1"/>
        </w:rPr>
        <w:t>VCC</w:t>
      </w:r>
    </w:p>
    <w:p w:rsidR="00C415A4" w:rsidRDefault="00C415A4" w:rsidP="00C415A4">
      <w:pPr>
        <w:pStyle w:val="my-2"/>
        <w:numPr>
          <w:ilvl w:val="0"/>
          <w:numId w:val="8"/>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A/B RS485 input</w:t>
      </w:r>
      <w:r>
        <w:rPr>
          <w:rFonts w:ascii="Segoe UI" w:hAnsi="Segoe UI" w:cs="Segoe UI"/>
          <w:spacing w:val="2"/>
        </w:rPr>
        <w:t> → </w:t>
      </w:r>
      <w:r>
        <w:rPr>
          <w:rStyle w:val="Strong"/>
          <w:rFonts w:ascii="Segoe UI" w:hAnsi="Segoe UI" w:cs="Segoe UI"/>
          <w:spacing w:val="2"/>
          <w:bdr w:val="single" w:sz="2" w:space="0" w:color="auto" w:frame="1"/>
        </w:rPr>
        <w:t>A/B bus wires</w:t>
      </w:r>
    </w:p>
    <w:p w:rsidR="00C415A4" w:rsidRDefault="00C415A4" w:rsidP="00C415A4">
      <w:pPr>
        <w:pStyle w:val="Heading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lastRenderedPageBreak/>
        <w:t>Bus Connections</w:t>
      </w:r>
    </w:p>
    <w:p w:rsidR="00C415A4" w:rsidRDefault="00C415A4" w:rsidP="00C415A4">
      <w:pPr>
        <w:pStyle w:val="my-2"/>
        <w:numPr>
          <w:ilvl w:val="0"/>
          <w:numId w:val="9"/>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A (Transmitter MAX485)</w:t>
      </w:r>
      <w:r>
        <w:rPr>
          <w:rFonts w:ascii="Segoe UI" w:hAnsi="Segoe UI" w:cs="Segoe UI"/>
          <w:spacing w:val="2"/>
        </w:rPr>
        <w:t> → </w:t>
      </w:r>
      <w:r>
        <w:rPr>
          <w:rStyle w:val="Strong"/>
          <w:rFonts w:ascii="Segoe UI" w:hAnsi="Segoe UI" w:cs="Segoe UI"/>
          <w:spacing w:val="2"/>
          <w:bdr w:val="single" w:sz="2" w:space="0" w:color="auto" w:frame="1"/>
        </w:rPr>
        <w:t>A (Receiver MAX485)</w:t>
      </w:r>
    </w:p>
    <w:p w:rsidR="00C415A4" w:rsidRDefault="00C415A4" w:rsidP="00C415A4">
      <w:pPr>
        <w:pStyle w:val="my-2"/>
        <w:numPr>
          <w:ilvl w:val="0"/>
          <w:numId w:val="9"/>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Style w:val="Strong"/>
          <w:rFonts w:ascii="Segoe UI" w:hAnsi="Segoe UI" w:cs="Segoe UI"/>
          <w:spacing w:val="2"/>
          <w:bdr w:val="single" w:sz="2" w:space="0" w:color="auto" w:frame="1"/>
        </w:rPr>
        <w:t>B (Transmitter MAX485)</w:t>
      </w:r>
      <w:r>
        <w:rPr>
          <w:rFonts w:ascii="Segoe UI" w:hAnsi="Segoe UI" w:cs="Segoe UI"/>
          <w:spacing w:val="2"/>
        </w:rPr>
        <w:t> → </w:t>
      </w:r>
      <w:r>
        <w:rPr>
          <w:rStyle w:val="Strong"/>
          <w:rFonts w:ascii="Segoe UI" w:hAnsi="Segoe UI" w:cs="Segoe UI"/>
          <w:spacing w:val="2"/>
          <w:bdr w:val="single" w:sz="2" w:space="0" w:color="auto" w:frame="1"/>
        </w:rPr>
        <w:t>B (Receiver MAX485)</w:t>
      </w:r>
    </w:p>
    <w:p w:rsidR="00C415A4" w:rsidRDefault="00C415A4" w:rsidP="00C415A4">
      <w:pPr>
        <w:pStyle w:val="my-2"/>
        <w:numPr>
          <w:ilvl w:val="0"/>
          <w:numId w:val="9"/>
        </w:numPr>
        <w:pBdr>
          <w:top w:val="single" w:sz="2" w:space="0" w:color="auto"/>
          <w:left w:val="single" w:sz="2" w:space="0" w:color="auto"/>
          <w:bottom w:val="single" w:sz="2" w:space="0" w:color="auto"/>
          <w:right w:val="single" w:sz="2" w:space="0" w:color="auto"/>
        </w:pBdr>
        <w:ind w:left="0"/>
        <w:rPr>
          <w:rFonts w:ascii="Segoe UI" w:hAnsi="Segoe UI" w:cs="Segoe UI"/>
          <w:spacing w:val="2"/>
        </w:rPr>
      </w:pPr>
      <w:r>
        <w:rPr>
          <w:rFonts w:ascii="Segoe UI" w:hAnsi="Segoe UI" w:cs="Segoe UI"/>
          <w:spacing w:val="2"/>
        </w:rPr>
        <w:t>Both ends of the RS485 bus (A/B) should have 120Ω termination resistors.</w:t>
      </w:r>
    </w:p>
    <w:p w:rsidR="00BF210D" w:rsidRPr="00411E97" w:rsidRDefault="00BF210D" w:rsidP="00BF210D">
      <w:pPr>
        <w:pStyle w:val="NoSpacing"/>
      </w:pPr>
      <w:bookmarkStart w:id="52" w:name="_GoBack"/>
      <w:bookmarkEnd w:id="52"/>
    </w:p>
    <w:sectPr w:rsidR="00BF210D" w:rsidRPr="00411E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22721D"/>
    <w:multiLevelType w:val="multilevel"/>
    <w:tmpl w:val="2BF6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8574B04"/>
    <w:multiLevelType w:val="multilevel"/>
    <w:tmpl w:val="275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09D43E7"/>
    <w:multiLevelType w:val="multilevel"/>
    <w:tmpl w:val="5C38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7CC7B96"/>
    <w:multiLevelType w:val="multilevel"/>
    <w:tmpl w:val="E8C4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BAF077A"/>
    <w:multiLevelType w:val="multilevel"/>
    <w:tmpl w:val="24D2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C3F143F"/>
    <w:multiLevelType w:val="multilevel"/>
    <w:tmpl w:val="B544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CB66C5B"/>
    <w:multiLevelType w:val="multilevel"/>
    <w:tmpl w:val="59B0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0154E94"/>
    <w:multiLevelType w:val="multilevel"/>
    <w:tmpl w:val="A45C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CB326C6"/>
    <w:multiLevelType w:val="multilevel"/>
    <w:tmpl w:val="5932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2"/>
  </w:num>
  <w:num w:numId="3">
    <w:abstractNumId w:val="3"/>
  </w:num>
  <w:num w:numId="4">
    <w:abstractNumId w:val="6"/>
  </w:num>
  <w:num w:numId="5">
    <w:abstractNumId w:val="7"/>
  </w:num>
  <w:num w:numId="6">
    <w:abstractNumId w:val="5"/>
  </w:num>
  <w:num w:numId="7">
    <w:abstractNumId w:val="1"/>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1E97"/>
    <w:rsid w:val="00411E97"/>
    <w:rsid w:val="00BF210D"/>
    <w:rsid w:val="00C415A4"/>
    <w:rsid w:val="00E34F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F210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11E9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411E9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11E97"/>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411E97"/>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411E97"/>
    <w:rPr>
      <w:b/>
      <w:bCs/>
    </w:rPr>
  </w:style>
  <w:style w:type="paragraph" w:styleId="NormalWeb">
    <w:name w:val="Normal (Web)"/>
    <w:basedOn w:val="Normal"/>
    <w:uiPriority w:val="99"/>
    <w:semiHidden/>
    <w:unhideWhenUsed/>
    <w:rsid w:val="00411E9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411E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E97"/>
    <w:rPr>
      <w:rFonts w:ascii="Tahoma" w:hAnsi="Tahoma" w:cs="Tahoma"/>
      <w:sz w:val="16"/>
      <w:szCs w:val="16"/>
    </w:rPr>
  </w:style>
  <w:style w:type="paragraph" w:styleId="NoSpacing">
    <w:name w:val="No Spacing"/>
    <w:uiPriority w:val="1"/>
    <w:qFormat/>
    <w:rsid w:val="00411E97"/>
    <w:pPr>
      <w:spacing w:after="0" w:line="240" w:lineRule="auto"/>
    </w:pPr>
  </w:style>
  <w:style w:type="character" w:customStyle="1" w:styleId="Heading2Char">
    <w:name w:val="Heading 2 Char"/>
    <w:basedOn w:val="DefaultParagraphFont"/>
    <w:link w:val="Heading2"/>
    <w:uiPriority w:val="9"/>
    <w:semiHidden/>
    <w:rsid w:val="00BF210D"/>
    <w:rPr>
      <w:rFonts w:asciiTheme="majorHAnsi" w:eastAsiaTheme="majorEastAsia" w:hAnsiTheme="majorHAnsi" w:cstheme="majorBidi"/>
      <w:b/>
      <w:bCs/>
      <w:color w:val="4F81BD" w:themeColor="accent1"/>
      <w:sz w:val="26"/>
      <w:szCs w:val="26"/>
    </w:rPr>
  </w:style>
  <w:style w:type="paragraph" w:customStyle="1" w:styleId="my-2">
    <w:name w:val="my-2"/>
    <w:basedOn w:val="Normal"/>
    <w:rsid w:val="00BF210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F210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11E9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411E9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11E97"/>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411E97"/>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411E97"/>
    <w:rPr>
      <w:b/>
      <w:bCs/>
    </w:rPr>
  </w:style>
  <w:style w:type="paragraph" w:styleId="NormalWeb">
    <w:name w:val="Normal (Web)"/>
    <w:basedOn w:val="Normal"/>
    <w:uiPriority w:val="99"/>
    <w:semiHidden/>
    <w:unhideWhenUsed/>
    <w:rsid w:val="00411E9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411E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E97"/>
    <w:rPr>
      <w:rFonts w:ascii="Tahoma" w:hAnsi="Tahoma" w:cs="Tahoma"/>
      <w:sz w:val="16"/>
      <w:szCs w:val="16"/>
    </w:rPr>
  </w:style>
  <w:style w:type="paragraph" w:styleId="NoSpacing">
    <w:name w:val="No Spacing"/>
    <w:uiPriority w:val="1"/>
    <w:qFormat/>
    <w:rsid w:val="00411E97"/>
    <w:pPr>
      <w:spacing w:after="0" w:line="240" w:lineRule="auto"/>
    </w:pPr>
  </w:style>
  <w:style w:type="character" w:customStyle="1" w:styleId="Heading2Char">
    <w:name w:val="Heading 2 Char"/>
    <w:basedOn w:val="DefaultParagraphFont"/>
    <w:link w:val="Heading2"/>
    <w:uiPriority w:val="9"/>
    <w:semiHidden/>
    <w:rsid w:val="00BF210D"/>
    <w:rPr>
      <w:rFonts w:asciiTheme="majorHAnsi" w:eastAsiaTheme="majorEastAsia" w:hAnsiTheme="majorHAnsi" w:cstheme="majorBidi"/>
      <w:b/>
      <w:bCs/>
      <w:color w:val="4F81BD" w:themeColor="accent1"/>
      <w:sz w:val="26"/>
      <w:szCs w:val="26"/>
    </w:rPr>
  </w:style>
  <w:style w:type="paragraph" w:customStyle="1" w:styleId="my-2">
    <w:name w:val="my-2"/>
    <w:basedOn w:val="Normal"/>
    <w:rsid w:val="00BF210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724997">
      <w:bodyDiv w:val="1"/>
      <w:marLeft w:val="0"/>
      <w:marRight w:val="0"/>
      <w:marTop w:val="0"/>
      <w:marBottom w:val="0"/>
      <w:divBdr>
        <w:top w:val="none" w:sz="0" w:space="0" w:color="auto"/>
        <w:left w:val="none" w:sz="0" w:space="0" w:color="auto"/>
        <w:bottom w:val="none" w:sz="0" w:space="0" w:color="auto"/>
        <w:right w:val="none" w:sz="0" w:space="0" w:color="auto"/>
      </w:divBdr>
    </w:div>
    <w:div w:id="479928018">
      <w:bodyDiv w:val="1"/>
      <w:marLeft w:val="0"/>
      <w:marRight w:val="0"/>
      <w:marTop w:val="0"/>
      <w:marBottom w:val="0"/>
      <w:divBdr>
        <w:top w:val="none" w:sz="0" w:space="0" w:color="auto"/>
        <w:left w:val="none" w:sz="0" w:space="0" w:color="auto"/>
        <w:bottom w:val="none" w:sz="0" w:space="0" w:color="auto"/>
        <w:right w:val="none" w:sz="0" w:space="0" w:color="auto"/>
      </w:divBdr>
      <w:divsChild>
        <w:div w:id="467624430">
          <w:marLeft w:val="0"/>
          <w:marRight w:val="0"/>
          <w:marTop w:val="0"/>
          <w:marBottom w:val="0"/>
          <w:divBdr>
            <w:top w:val="single" w:sz="2" w:space="0" w:color="auto"/>
            <w:left w:val="single" w:sz="2" w:space="0" w:color="auto"/>
            <w:bottom w:val="single" w:sz="2" w:space="0" w:color="auto"/>
            <w:right w:val="single" w:sz="2" w:space="0" w:color="auto"/>
          </w:divBdr>
          <w:divsChild>
            <w:div w:id="519898139">
              <w:marLeft w:val="0"/>
              <w:marRight w:val="0"/>
              <w:marTop w:val="0"/>
              <w:marBottom w:val="0"/>
              <w:divBdr>
                <w:top w:val="single" w:sz="2" w:space="0" w:color="auto"/>
                <w:left w:val="single" w:sz="2" w:space="0" w:color="auto"/>
                <w:bottom w:val="single" w:sz="2" w:space="0" w:color="auto"/>
                <w:right w:val="single" w:sz="2" w:space="0" w:color="auto"/>
              </w:divBdr>
              <w:divsChild>
                <w:div w:id="1501390863">
                  <w:marLeft w:val="0"/>
                  <w:marRight w:val="0"/>
                  <w:marTop w:val="0"/>
                  <w:marBottom w:val="0"/>
                  <w:divBdr>
                    <w:top w:val="single" w:sz="2" w:space="0" w:color="auto"/>
                    <w:left w:val="single" w:sz="2" w:space="0" w:color="auto"/>
                    <w:bottom w:val="single" w:sz="2" w:space="0" w:color="auto"/>
                    <w:right w:val="single" w:sz="2" w:space="0" w:color="auto"/>
                  </w:divBdr>
                  <w:divsChild>
                    <w:div w:id="1414859876">
                      <w:marLeft w:val="0"/>
                      <w:marRight w:val="0"/>
                      <w:marTop w:val="0"/>
                      <w:marBottom w:val="0"/>
                      <w:divBdr>
                        <w:top w:val="single" w:sz="2" w:space="0" w:color="auto"/>
                        <w:left w:val="single" w:sz="2" w:space="0" w:color="auto"/>
                        <w:bottom w:val="single" w:sz="2" w:space="0" w:color="auto"/>
                        <w:right w:val="single" w:sz="2" w:space="0" w:color="auto"/>
                      </w:divBdr>
                      <w:divsChild>
                        <w:div w:id="228421992">
                          <w:marLeft w:val="0"/>
                          <w:marRight w:val="0"/>
                          <w:marTop w:val="0"/>
                          <w:marBottom w:val="0"/>
                          <w:divBdr>
                            <w:top w:val="single" w:sz="2" w:space="0" w:color="auto"/>
                            <w:left w:val="single" w:sz="2" w:space="0" w:color="auto"/>
                            <w:bottom w:val="single" w:sz="2" w:space="0" w:color="auto"/>
                            <w:right w:val="single" w:sz="2" w:space="0" w:color="auto"/>
                          </w:divBdr>
                          <w:divsChild>
                            <w:div w:id="1066337571">
                              <w:marLeft w:val="0"/>
                              <w:marRight w:val="0"/>
                              <w:marTop w:val="0"/>
                              <w:marBottom w:val="0"/>
                              <w:divBdr>
                                <w:top w:val="single" w:sz="2" w:space="0" w:color="auto"/>
                                <w:left w:val="single" w:sz="2" w:space="0" w:color="auto"/>
                                <w:bottom w:val="single" w:sz="2" w:space="31" w:color="auto"/>
                                <w:right w:val="single" w:sz="2" w:space="0" w:color="auto"/>
                              </w:divBdr>
                              <w:divsChild>
                                <w:div w:id="384763823">
                                  <w:marLeft w:val="0"/>
                                  <w:marRight w:val="0"/>
                                  <w:marTop w:val="0"/>
                                  <w:marBottom w:val="0"/>
                                  <w:divBdr>
                                    <w:top w:val="single" w:sz="2" w:space="12" w:color="auto"/>
                                    <w:left w:val="single" w:sz="2" w:space="12" w:color="auto"/>
                                    <w:bottom w:val="single" w:sz="2" w:space="31" w:color="auto"/>
                                    <w:right w:val="single" w:sz="2" w:space="12" w:color="auto"/>
                                  </w:divBdr>
                                  <w:divsChild>
                                    <w:div w:id="191496493">
                                      <w:marLeft w:val="0"/>
                                      <w:marRight w:val="0"/>
                                      <w:marTop w:val="0"/>
                                      <w:marBottom w:val="0"/>
                                      <w:divBdr>
                                        <w:top w:val="single" w:sz="2" w:space="0" w:color="auto"/>
                                        <w:left w:val="single" w:sz="2" w:space="0" w:color="auto"/>
                                        <w:bottom w:val="single" w:sz="2" w:space="0" w:color="auto"/>
                                        <w:right w:val="single" w:sz="2" w:space="0" w:color="auto"/>
                                      </w:divBdr>
                                      <w:divsChild>
                                        <w:div w:id="2063943041">
                                          <w:marLeft w:val="0"/>
                                          <w:marRight w:val="0"/>
                                          <w:marTop w:val="0"/>
                                          <w:marBottom w:val="0"/>
                                          <w:divBdr>
                                            <w:top w:val="single" w:sz="2" w:space="0" w:color="auto"/>
                                            <w:left w:val="single" w:sz="2" w:space="0" w:color="auto"/>
                                            <w:bottom w:val="single" w:sz="2" w:space="0" w:color="auto"/>
                                            <w:right w:val="single" w:sz="2" w:space="0" w:color="auto"/>
                                          </w:divBdr>
                                          <w:divsChild>
                                            <w:div w:id="1439443283">
                                              <w:marLeft w:val="0"/>
                                              <w:marRight w:val="0"/>
                                              <w:marTop w:val="0"/>
                                              <w:marBottom w:val="0"/>
                                              <w:divBdr>
                                                <w:top w:val="single" w:sz="2" w:space="0" w:color="auto"/>
                                                <w:left w:val="single" w:sz="2" w:space="0" w:color="auto"/>
                                                <w:bottom w:val="single" w:sz="2" w:space="0" w:color="auto"/>
                                                <w:right w:val="single" w:sz="2" w:space="0" w:color="auto"/>
                                              </w:divBdr>
                                              <w:divsChild>
                                                <w:div w:id="1252618790">
                                                  <w:marLeft w:val="0"/>
                                                  <w:marRight w:val="0"/>
                                                  <w:marTop w:val="240"/>
                                                  <w:marBottom w:val="0"/>
                                                  <w:divBdr>
                                                    <w:top w:val="single" w:sz="2" w:space="0" w:color="auto"/>
                                                    <w:left w:val="single" w:sz="2" w:space="0" w:color="auto"/>
                                                    <w:bottom w:val="single" w:sz="2" w:space="0" w:color="auto"/>
                                                    <w:right w:val="single" w:sz="2" w:space="0" w:color="auto"/>
                                                  </w:divBdr>
                                                  <w:divsChild>
                                                    <w:div w:id="1490637004">
                                                      <w:marLeft w:val="0"/>
                                                      <w:marRight w:val="0"/>
                                                      <w:marTop w:val="0"/>
                                                      <w:marBottom w:val="0"/>
                                                      <w:divBdr>
                                                        <w:top w:val="single" w:sz="2" w:space="0" w:color="auto"/>
                                                        <w:left w:val="single" w:sz="2" w:space="0" w:color="auto"/>
                                                        <w:bottom w:val="single" w:sz="2" w:space="0" w:color="auto"/>
                                                        <w:right w:val="single" w:sz="2" w:space="0" w:color="auto"/>
                                                      </w:divBdr>
                                                      <w:divsChild>
                                                        <w:div w:id="840971754">
                                                          <w:marLeft w:val="0"/>
                                                          <w:marRight w:val="0"/>
                                                          <w:marTop w:val="0"/>
                                                          <w:marBottom w:val="0"/>
                                                          <w:divBdr>
                                                            <w:top w:val="single" w:sz="2" w:space="0" w:color="auto"/>
                                                            <w:left w:val="single" w:sz="2" w:space="0" w:color="auto"/>
                                                            <w:bottom w:val="single" w:sz="2" w:space="0" w:color="auto"/>
                                                            <w:right w:val="single" w:sz="2" w:space="0" w:color="auto"/>
                                                          </w:divBdr>
                                                          <w:divsChild>
                                                            <w:div w:id="1998338203">
                                                              <w:marLeft w:val="0"/>
                                                              <w:marRight w:val="0"/>
                                                              <w:marTop w:val="0"/>
                                                              <w:marBottom w:val="0"/>
                                                              <w:divBdr>
                                                                <w:top w:val="single" w:sz="2" w:space="0" w:color="auto"/>
                                                                <w:left w:val="single" w:sz="2" w:space="0" w:color="auto"/>
                                                                <w:bottom w:val="single" w:sz="2" w:space="0" w:color="auto"/>
                                                                <w:right w:val="single" w:sz="2" w:space="0" w:color="auto"/>
                                                              </w:divBdr>
                                                              <w:divsChild>
                                                                <w:div w:id="1263683952">
                                                                  <w:marLeft w:val="0"/>
                                                                  <w:marRight w:val="0"/>
                                                                  <w:marTop w:val="0"/>
                                                                  <w:marBottom w:val="0"/>
                                                                  <w:divBdr>
                                                                    <w:top w:val="single" w:sz="2" w:space="0" w:color="auto"/>
                                                                    <w:left w:val="single" w:sz="2" w:space="0" w:color="auto"/>
                                                                    <w:bottom w:val="single" w:sz="2" w:space="0" w:color="auto"/>
                                                                    <w:right w:val="single" w:sz="2" w:space="0" w:color="auto"/>
                                                                  </w:divBdr>
                                                                  <w:divsChild>
                                                                    <w:div w:id="726146579">
                                                                      <w:marLeft w:val="0"/>
                                                                      <w:marRight w:val="0"/>
                                                                      <w:marTop w:val="0"/>
                                                                      <w:marBottom w:val="0"/>
                                                                      <w:divBdr>
                                                                        <w:top w:val="single" w:sz="2" w:space="0" w:color="auto"/>
                                                                        <w:left w:val="single" w:sz="2" w:space="0" w:color="auto"/>
                                                                        <w:bottom w:val="single" w:sz="2" w:space="0" w:color="auto"/>
                                                                        <w:right w:val="single" w:sz="2" w:space="0" w:color="auto"/>
                                                                      </w:divBdr>
                                                                      <w:divsChild>
                                                                        <w:div w:id="1699351157">
                                                                          <w:marLeft w:val="0"/>
                                                                          <w:marRight w:val="0"/>
                                                                          <w:marTop w:val="0"/>
                                                                          <w:marBottom w:val="0"/>
                                                                          <w:divBdr>
                                                                            <w:top w:val="single" w:sz="2" w:space="0" w:color="auto"/>
                                                                            <w:left w:val="single" w:sz="2" w:space="0" w:color="auto"/>
                                                                            <w:bottom w:val="single" w:sz="2" w:space="0" w:color="auto"/>
                                                                            <w:right w:val="single" w:sz="2" w:space="0" w:color="auto"/>
                                                                          </w:divBdr>
                                                                          <w:divsChild>
                                                                            <w:div w:id="1550919772">
                                                                              <w:marLeft w:val="0"/>
                                                                              <w:marRight w:val="0"/>
                                                                              <w:marTop w:val="0"/>
                                                                              <w:marBottom w:val="0"/>
                                                                              <w:divBdr>
                                                                                <w:top w:val="single" w:sz="2" w:space="0" w:color="auto"/>
                                                                                <w:left w:val="single" w:sz="2" w:space="0" w:color="auto"/>
                                                                                <w:bottom w:val="single" w:sz="2" w:space="0" w:color="auto"/>
                                                                                <w:right w:val="single" w:sz="2" w:space="0" w:color="auto"/>
                                                                              </w:divBdr>
                                                                              <w:divsChild>
                                                                                <w:div w:id="1628006066">
                                                                                  <w:marLeft w:val="0"/>
                                                                                  <w:marRight w:val="0"/>
                                                                                  <w:marTop w:val="0"/>
                                                                                  <w:marBottom w:val="0"/>
                                                                                  <w:divBdr>
                                                                                    <w:top w:val="single" w:sz="2" w:space="0" w:color="auto"/>
                                                                                    <w:left w:val="single" w:sz="2" w:space="0" w:color="auto"/>
                                                                                    <w:bottom w:val="single" w:sz="2" w:space="0" w:color="auto"/>
                                                                                    <w:right w:val="single" w:sz="2" w:space="0" w:color="auto"/>
                                                                                  </w:divBdr>
                                                                                  <w:divsChild>
                                                                                    <w:div w:id="1006860816">
                                                                                      <w:marLeft w:val="0"/>
                                                                                      <w:marRight w:val="0"/>
                                                                                      <w:marTop w:val="0"/>
                                                                                      <w:marBottom w:val="0"/>
                                                                                      <w:divBdr>
                                                                                        <w:top w:val="single" w:sz="2" w:space="0" w:color="auto"/>
                                                                                        <w:left w:val="single" w:sz="2" w:space="0" w:color="auto"/>
                                                                                        <w:bottom w:val="single" w:sz="2" w:space="0" w:color="auto"/>
                                                                                        <w:right w:val="single" w:sz="2" w:space="0" w:color="auto"/>
                                                                                      </w:divBdr>
                                                                                      <w:divsChild>
                                                                                        <w:div w:id="1420174860">
                                                                                          <w:marLeft w:val="0"/>
                                                                                          <w:marRight w:val="0"/>
                                                                                          <w:marTop w:val="0"/>
                                                                                          <w:marBottom w:val="0"/>
                                                                                          <w:divBdr>
                                                                                            <w:top w:val="single" w:sz="2" w:space="0" w:color="auto"/>
                                                                                            <w:left w:val="single" w:sz="2" w:space="0" w:color="auto"/>
                                                                                            <w:bottom w:val="single" w:sz="2" w:space="0" w:color="auto"/>
                                                                                            <w:right w:val="single" w:sz="2" w:space="0" w:color="auto"/>
                                                                                          </w:divBdr>
                                                                                          <w:divsChild>
                                                                                            <w:div w:id="1603963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7979282">
      <w:bodyDiv w:val="1"/>
      <w:marLeft w:val="0"/>
      <w:marRight w:val="0"/>
      <w:marTop w:val="0"/>
      <w:marBottom w:val="0"/>
      <w:divBdr>
        <w:top w:val="none" w:sz="0" w:space="0" w:color="auto"/>
        <w:left w:val="none" w:sz="0" w:space="0" w:color="auto"/>
        <w:bottom w:val="none" w:sz="0" w:space="0" w:color="auto"/>
        <w:right w:val="none" w:sz="0" w:space="0" w:color="auto"/>
      </w:divBdr>
    </w:div>
    <w:div w:id="703559617">
      <w:bodyDiv w:val="1"/>
      <w:marLeft w:val="0"/>
      <w:marRight w:val="0"/>
      <w:marTop w:val="0"/>
      <w:marBottom w:val="0"/>
      <w:divBdr>
        <w:top w:val="none" w:sz="0" w:space="0" w:color="auto"/>
        <w:left w:val="none" w:sz="0" w:space="0" w:color="auto"/>
        <w:bottom w:val="none" w:sz="0" w:space="0" w:color="auto"/>
        <w:right w:val="none" w:sz="0" w:space="0" w:color="auto"/>
      </w:divBdr>
      <w:divsChild>
        <w:div w:id="473303727">
          <w:marLeft w:val="0"/>
          <w:marRight w:val="0"/>
          <w:marTop w:val="0"/>
          <w:marBottom w:val="0"/>
          <w:divBdr>
            <w:top w:val="none" w:sz="0" w:space="0" w:color="auto"/>
            <w:left w:val="none" w:sz="0" w:space="0" w:color="auto"/>
            <w:bottom w:val="none" w:sz="0" w:space="0" w:color="auto"/>
            <w:right w:val="none" w:sz="0" w:space="0" w:color="auto"/>
          </w:divBdr>
          <w:divsChild>
            <w:div w:id="1894195353">
              <w:marLeft w:val="0"/>
              <w:marRight w:val="0"/>
              <w:marTop w:val="0"/>
              <w:marBottom w:val="0"/>
              <w:divBdr>
                <w:top w:val="none" w:sz="0" w:space="0" w:color="auto"/>
                <w:left w:val="none" w:sz="0" w:space="0" w:color="auto"/>
                <w:bottom w:val="none" w:sz="0" w:space="0" w:color="auto"/>
                <w:right w:val="none" w:sz="0" w:space="0" w:color="auto"/>
              </w:divBdr>
              <w:divsChild>
                <w:div w:id="1226453342">
                  <w:marLeft w:val="0"/>
                  <w:marRight w:val="0"/>
                  <w:marTop w:val="0"/>
                  <w:marBottom w:val="0"/>
                  <w:divBdr>
                    <w:top w:val="none" w:sz="0" w:space="0" w:color="auto"/>
                    <w:left w:val="none" w:sz="0" w:space="0" w:color="auto"/>
                    <w:bottom w:val="none" w:sz="0" w:space="0" w:color="auto"/>
                    <w:right w:val="none" w:sz="0" w:space="0" w:color="auto"/>
                  </w:divBdr>
                </w:div>
                <w:div w:id="155345953">
                  <w:marLeft w:val="0"/>
                  <w:marRight w:val="0"/>
                  <w:marTop w:val="0"/>
                  <w:marBottom w:val="0"/>
                  <w:divBdr>
                    <w:top w:val="none" w:sz="0" w:space="0" w:color="auto"/>
                    <w:left w:val="none" w:sz="0" w:space="0" w:color="auto"/>
                    <w:bottom w:val="none" w:sz="0" w:space="0" w:color="auto"/>
                    <w:right w:val="none" w:sz="0" w:space="0" w:color="auto"/>
                  </w:divBdr>
                </w:div>
                <w:div w:id="1869836588">
                  <w:marLeft w:val="0"/>
                  <w:marRight w:val="0"/>
                  <w:marTop w:val="0"/>
                  <w:marBottom w:val="0"/>
                  <w:divBdr>
                    <w:top w:val="none" w:sz="0" w:space="0" w:color="auto"/>
                    <w:left w:val="none" w:sz="0" w:space="0" w:color="auto"/>
                    <w:bottom w:val="none" w:sz="0" w:space="0" w:color="auto"/>
                    <w:right w:val="none" w:sz="0" w:space="0" w:color="auto"/>
                  </w:divBdr>
                </w:div>
                <w:div w:id="1367947996">
                  <w:marLeft w:val="0"/>
                  <w:marRight w:val="0"/>
                  <w:marTop w:val="0"/>
                  <w:marBottom w:val="0"/>
                  <w:divBdr>
                    <w:top w:val="none" w:sz="0" w:space="0" w:color="auto"/>
                    <w:left w:val="none" w:sz="0" w:space="0" w:color="auto"/>
                    <w:bottom w:val="none" w:sz="0" w:space="0" w:color="auto"/>
                    <w:right w:val="none" w:sz="0" w:space="0" w:color="auto"/>
                  </w:divBdr>
                </w:div>
                <w:div w:id="760446937">
                  <w:marLeft w:val="0"/>
                  <w:marRight w:val="0"/>
                  <w:marTop w:val="0"/>
                  <w:marBottom w:val="0"/>
                  <w:divBdr>
                    <w:top w:val="none" w:sz="0" w:space="0" w:color="auto"/>
                    <w:left w:val="none" w:sz="0" w:space="0" w:color="auto"/>
                    <w:bottom w:val="none" w:sz="0" w:space="0" w:color="auto"/>
                    <w:right w:val="none" w:sz="0" w:space="0" w:color="auto"/>
                  </w:divBdr>
                </w:div>
                <w:div w:id="1325476859">
                  <w:marLeft w:val="0"/>
                  <w:marRight w:val="0"/>
                  <w:marTop w:val="0"/>
                  <w:marBottom w:val="0"/>
                  <w:divBdr>
                    <w:top w:val="none" w:sz="0" w:space="0" w:color="auto"/>
                    <w:left w:val="none" w:sz="0" w:space="0" w:color="auto"/>
                    <w:bottom w:val="none" w:sz="0" w:space="0" w:color="auto"/>
                    <w:right w:val="none" w:sz="0" w:space="0" w:color="auto"/>
                  </w:divBdr>
                </w:div>
                <w:div w:id="1607957069">
                  <w:marLeft w:val="0"/>
                  <w:marRight w:val="0"/>
                  <w:marTop w:val="0"/>
                  <w:marBottom w:val="0"/>
                  <w:divBdr>
                    <w:top w:val="none" w:sz="0" w:space="0" w:color="auto"/>
                    <w:left w:val="none" w:sz="0" w:space="0" w:color="auto"/>
                    <w:bottom w:val="none" w:sz="0" w:space="0" w:color="auto"/>
                    <w:right w:val="none" w:sz="0" w:space="0" w:color="auto"/>
                  </w:divBdr>
                </w:div>
                <w:div w:id="6444655">
                  <w:marLeft w:val="0"/>
                  <w:marRight w:val="0"/>
                  <w:marTop w:val="0"/>
                  <w:marBottom w:val="0"/>
                  <w:divBdr>
                    <w:top w:val="none" w:sz="0" w:space="0" w:color="auto"/>
                    <w:left w:val="none" w:sz="0" w:space="0" w:color="auto"/>
                    <w:bottom w:val="none" w:sz="0" w:space="0" w:color="auto"/>
                    <w:right w:val="none" w:sz="0" w:space="0" w:color="auto"/>
                  </w:divBdr>
                </w:div>
                <w:div w:id="2052459532">
                  <w:marLeft w:val="0"/>
                  <w:marRight w:val="0"/>
                  <w:marTop w:val="0"/>
                  <w:marBottom w:val="0"/>
                  <w:divBdr>
                    <w:top w:val="none" w:sz="0" w:space="0" w:color="auto"/>
                    <w:left w:val="none" w:sz="0" w:space="0" w:color="auto"/>
                    <w:bottom w:val="none" w:sz="0" w:space="0" w:color="auto"/>
                    <w:right w:val="none" w:sz="0" w:space="0" w:color="auto"/>
                  </w:divBdr>
                </w:div>
                <w:div w:id="629284998">
                  <w:marLeft w:val="0"/>
                  <w:marRight w:val="0"/>
                  <w:marTop w:val="0"/>
                  <w:marBottom w:val="0"/>
                  <w:divBdr>
                    <w:top w:val="none" w:sz="0" w:space="0" w:color="auto"/>
                    <w:left w:val="none" w:sz="0" w:space="0" w:color="auto"/>
                    <w:bottom w:val="none" w:sz="0" w:space="0" w:color="auto"/>
                    <w:right w:val="none" w:sz="0" w:space="0" w:color="auto"/>
                  </w:divBdr>
                </w:div>
                <w:div w:id="115815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91355">
          <w:marLeft w:val="0"/>
          <w:marRight w:val="0"/>
          <w:marTop w:val="0"/>
          <w:marBottom w:val="0"/>
          <w:divBdr>
            <w:top w:val="none" w:sz="0" w:space="0" w:color="auto"/>
            <w:left w:val="none" w:sz="0" w:space="0" w:color="auto"/>
            <w:bottom w:val="none" w:sz="0" w:space="0" w:color="auto"/>
            <w:right w:val="none" w:sz="0" w:space="0" w:color="auto"/>
          </w:divBdr>
        </w:div>
        <w:div w:id="1387148176">
          <w:marLeft w:val="0"/>
          <w:marRight w:val="0"/>
          <w:marTop w:val="0"/>
          <w:marBottom w:val="0"/>
          <w:divBdr>
            <w:top w:val="none" w:sz="0" w:space="0" w:color="auto"/>
            <w:left w:val="none" w:sz="0" w:space="0" w:color="auto"/>
            <w:bottom w:val="none" w:sz="0" w:space="0" w:color="auto"/>
            <w:right w:val="none" w:sz="0" w:space="0" w:color="auto"/>
          </w:divBdr>
        </w:div>
        <w:div w:id="904100450">
          <w:marLeft w:val="0"/>
          <w:marRight w:val="0"/>
          <w:marTop w:val="0"/>
          <w:marBottom w:val="0"/>
          <w:divBdr>
            <w:top w:val="none" w:sz="0" w:space="0" w:color="auto"/>
            <w:left w:val="none" w:sz="0" w:space="0" w:color="auto"/>
            <w:bottom w:val="none" w:sz="0" w:space="0" w:color="auto"/>
            <w:right w:val="none" w:sz="0" w:space="0" w:color="auto"/>
          </w:divBdr>
        </w:div>
        <w:div w:id="88816891">
          <w:marLeft w:val="0"/>
          <w:marRight w:val="0"/>
          <w:marTop w:val="0"/>
          <w:marBottom w:val="0"/>
          <w:divBdr>
            <w:top w:val="none" w:sz="0" w:space="0" w:color="auto"/>
            <w:left w:val="none" w:sz="0" w:space="0" w:color="auto"/>
            <w:bottom w:val="none" w:sz="0" w:space="0" w:color="auto"/>
            <w:right w:val="none" w:sz="0" w:space="0" w:color="auto"/>
          </w:divBdr>
        </w:div>
        <w:div w:id="888423534">
          <w:marLeft w:val="0"/>
          <w:marRight w:val="0"/>
          <w:marTop w:val="0"/>
          <w:marBottom w:val="0"/>
          <w:divBdr>
            <w:top w:val="none" w:sz="0" w:space="0" w:color="auto"/>
            <w:left w:val="none" w:sz="0" w:space="0" w:color="auto"/>
            <w:bottom w:val="none" w:sz="0" w:space="0" w:color="auto"/>
            <w:right w:val="none" w:sz="0" w:space="0" w:color="auto"/>
          </w:divBdr>
          <w:divsChild>
            <w:div w:id="626160746">
              <w:marLeft w:val="0"/>
              <w:marRight w:val="0"/>
              <w:marTop w:val="0"/>
              <w:marBottom w:val="0"/>
              <w:divBdr>
                <w:top w:val="none" w:sz="0" w:space="0" w:color="auto"/>
                <w:left w:val="none" w:sz="0" w:space="0" w:color="auto"/>
                <w:bottom w:val="none" w:sz="0" w:space="0" w:color="auto"/>
                <w:right w:val="none" w:sz="0" w:space="0" w:color="auto"/>
              </w:divBdr>
              <w:divsChild>
                <w:div w:id="102577230">
                  <w:marLeft w:val="0"/>
                  <w:marRight w:val="0"/>
                  <w:marTop w:val="0"/>
                  <w:marBottom w:val="0"/>
                  <w:divBdr>
                    <w:top w:val="none" w:sz="0" w:space="0" w:color="auto"/>
                    <w:left w:val="none" w:sz="0" w:space="0" w:color="auto"/>
                    <w:bottom w:val="none" w:sz="0" w:space="0" w:color="auto"/>
                    <w:right w:val="none" w:sz="0" w:space="0" w:color="auto"/>
                  </w:divBdr>
                </w:div>
                <w:div w:id="435905662">
                  <w:marLeft w:val="0"/>
                  <w:marRight w:val="0"/>
                  <w:marTop w:val="0"/>
                  <w:marBottom w:val="0"/>
                  <w:divBdr>
                    <w:top w:val="none" w:sz="0" w:space="0" w:color="auto"/>
                    <w:left w:val="none" w:sz="0" w:space="0" w:color="auto"/>
                    <w:bottom w:val="none" w:sz="0" w:space="0" w:color="auto"/>
                    <w:right w:val="none" w:sz="0" w:space="0" w:color="auto"/>
                  </w:divBdr>
                </w:div>
                <w:div w:id="1771512080">
                  <w:marLeft w:val="0"/>
                  <w:marRight w:val="0"/>
                  <w:marTop w:val="0"/>
                  <w:marBottom w:val="0"/>
                  <w:divBdr>
                    <w:top w:val="none" w:sz="0" w:space="0" w:color="auto"/>
                    <w:left w:val="none" w:sz="0" w:space="0" w:color="auto"/>
                    <w:bottom w:val="none" w:sz="0" w:space="0" w:color="auto"/>
                    <w:right w:val="none" w:sz="0" w:space="0" w:color="auto"/>
                  </w:divBdr>
                </w:div>
                <w:div w:id="1655378467">
                  <w:marLeft w:val="0"/>
                  <w:marRight w:val="0"/>
                  <w:marTop w:val="0"/>
                  <w:marBottom w:val="0"/>
                  <w:divBdr>
                    <w:top w:val="none" w:sz="0" w:space="0" w:color="auto"/>
                    <w:left w:val="none" w:sz="0" w:space="0" w:color="auto"/>
                    <w:bottom w:val="none" w:sz="0" w:space="0" w:color="auto"/>
                    <w:right w:val="none" w:sz="0" w:space="0" w:color="auto"/>
                  </w:divBdr>
                </w:div>
                <w:div w:id="1271164009">
                  <w:marLeft w:val="0"/>
                  <w:marRight w:val="0"/>
                  <w:marTop w:val="0"/>
                  <w:marBottom w:val="0"/>
                  <w:divBdr>
                    <w:top w:val="none" w:sz="0" w:space="0" w:color="auto"/>
                    <w:left w:val="none" w:sz="0" w:space="0" w:color="auto"/>
                    <w:bottom w:val="none" w:sz="0" w:space="0" w:color="auto"/>
                    <w:right w:val="none" w:sz="0" w:space="0" w:color="auto"/>
                  </w:divBdr>
                </w:div>
                <w:div w:id="773477361">
                  <w:marLeft w:val="0"/>
                  <w:marRight w:val="0"/>
                  <w:marTop w:val="0"/>
                  <w:marBottom w:val="0"/>
                  <w:divBdr>
                    <w:top w:val="none" w:sz="0" w:space="0" w:color="auto"/>
                    <w:left w:val="none" w:sz="0" w:space="0" w:color="auto"/>
                    <w:bottom w:val="none" w:sz="0" w:space="0" w:color="auto"/>
                    <w:right w:val="none" w:sz="0" w:space="0" w:color="auto"/>
                  </w:divBdr>
                </w:div>
                <w:div w:id="1769884825">
                  <w:marLeft w:val="0"/>
                  <w:marRight w:val="0"/>
                  <w:marTop w:val="0"/>
                  <w:marBottom w:val="0"/>
                  <w:divBdr>
                    <w:top w:val="none" w:sz="0" w:space="0" w:color="auto"/>
                    <w:left w:val="none" w:sz="0" w:space="0" w:color="auto"/>
                    <w:bottom w:val="none" w:sz="0" w:space="0" w:color="auto"/>
                    <w:right w:val="none" w:sz="0" w:space="0" w:color="auto"/>
                  </w:divBdr>
                </w:div>
                <w:div w:id="996347310">
                  <w:marLeft w:val="0"/>
                  <w:marRight w:val="0"/>
                  <w:marTop w:val="0"/>
                  <w:marBottom w:val="0"/>
                  <w:divBdr>
                    <w:top w:val="none" w:sz="0" w:space="0" w:color="auto"/>
                    <w:left w:val="none" w:sz="0" w:space="0" w:color="auto"/>
                    <w:bottom w:val="none" w:sz="0" w:space="0" w:color="auto"/>
                    <w:right w:val="none" w:sz="0" w:space="0" w:color="auto"/>
                  </w:divBdr>
                </w:div>
                <w:div w:id="1417483973">
                  <w:marLeft w:val="0"/>
                  <w:marRight w:val="0"/>
                  <w:marTop w:val="0"/>
                  <w:marBottom w:val="0"/>
                  <w:divBdr>
                    <w:top w:val="none" w:sz="0" w:space="0" w:color="auto"/>
                    <w:left w:val="none" w:sz="0" w:space="0" w:color="auto"/>
                    <w:bottom w:val="none" w:sz="0" w:space="0" w:color="auto"/>
                    <w:right w:val="none" w:sz="0" w:space="0" w:color="auto"/>
                  </w:divBdr>
                </w:div>
                <w:div w:id="293601919">
                  <w:marLeft w:val="0"/>
                  <w:marRight w:val="0"/>
                  <w:marTop w:val="0"/>
                  <w:marBottom w:val="0"/>
                  <w:divBdr>
                    <w:top w:val="none" w:sz="0" w:space="0" w:color="auto"/>
                    <w:left w:val="none" w:sz="0" w:space="0" w:color="auto"/>
                    <w:bottom w:val="none" w:sz="0" w:space="0" w:color="auto"/>
                    <w:right w:val="none" w:sz="0" w:space="0" w:color="auto"/>
                  </w:divBdr>
                </w:div>
                <w:div w:id="114042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876991">
      <w:bodyDiv w:val="1"/>
      <w:marLeft w:val="0"/>
      <w:marRight w:val="0"/>
      <w:marTop w:val="0"/>
      <w:marBottom w:val="0"/>
      <w:divBdr>
        <w:top w:val="none" w:sz="0" w:space="0" w:color="auto"/>
        <w:left w:val="none" w:sz="0" w:space="0" w:color="auto"/>
        <w:bottom w:val="none" w:sz="0" w:space="0" w:color="auto"/>
        <w:right w:val="none" w:sz="0" w:space="0" w:color="auto"/>
      </w:divBdr>
      <w:divsChild>
        <w:div w:id="876505155">
          <w:marLeft w:val="0"/>
          <w:marRight w:val="0"/>
          <w:marTop w:val="0"/>
          <w:marBottom w:val="0"/>
          <w:divBdr>
            <w:top w:val="none" w:sz="0" w:space="0" w:color="auto"/>
            <w:left w:val="none" w:sz="0" w:space="0" w:color="auto"/>
            <w:bottom w:val="none" w:sz="0" w:space="0" w:color="auto"/>
            <w:right w:val="none" w:sz="0" w:space="0" w:color="auto"/>
          </w:divBdr>
        </w:div>
      </w:divsChild>
    </w:div>
    <w:div w:id="1597902326">
      <w:bodyDiv w:val="1"/>
      <w:marLeft w:val="0"/>
      <w:marRight w:val="0"/>
      <w:marTop w:val="0"/>
      <w:marBottom w:val="0"/>
      <w:divBdr>
        <w:top w:val="none" w:sz="0" w:space="0" w:color="auto"/>
        <w:left w:val="none" w:sz="0" w:space="0" w:color="auto"/>
        <w:bottom w:val="none" w:sz="0" w:space="0" w:color="auto"/>
        <w:right w:val="none" w:sz="0" w:space="0" w:color="auto"/>
      </w:divBdr>
      <w:divsChild>
        <w:div w:id="1302232459">
          <w:marLeft w:val="0"/>
          <w:marRight w:val="0"/>
          <w:marTop w:val="0"/>
          <w:marBottom w:val="0"/>
          <w:divBdr>
            <w:top w:val="single" w:sz="2" w:space="0" w:color="auto"/>
            <w:left w:val="single" w:sz="2" w:space="0" w:color="auto"/>
            <w:bottom w:val="single" w:sz="2" w:space="0" w:color="auto"/>
            <w:right w:val="single" w:sz="2" w:space="0" w:color="auto"/>
          </w:divBdr>
          <w:divsChild>
            <w:div w:id="744373491">
              <w:marLeft w:val="0"/>
              <w:marRight w:val="0"/>
              <w:marTop w:val="0"/>
              <w:marBottom w:val="0"/>
              <w:divBdr>
                <w:top w:val="single" w:sz="2" w:space="0" w:color="auto"/>
                <w:left w:val="single" w:sz="2" w:space="0" w:color="auto"/>
                <w:bottom w:val="single" w:sz="2" w:space="0" w:color="auto"/>
                <w:right w:val="single" w:sz="2" w:space="0" w:color="auto"/>
              </w:divBdr>
              <w:divsChild>
                <w:div w:id="1837265629">
                  <w:marLeft w:val="0"/>
                  <w:marRight w:val="0"/>
                  <w:marTop w:val="0"/>
                  <w:marBottom w:val="0"/>
                  <w:divBdr>
                    <w:top w:val="single" w:sz="2" w:space="0" w:color="auto"/>
                    <w:left w:val="single" w:sz="2" w:space="0" w:color="auto"/>
                    <w:bottom w:val="single" w:sz="2" w:space="0" w:color="auto"/>
                    <w:right w:val="single" w:sz="2" w:space="0" w:color="auto"/>
                  </w:divBdr>
                  <w:divsChild>
                    <w:div w:id="653222878">
                      <w:marLeft w:val="0"/>
                      <w:marRight w:val="0"/>
                      <w:marTop w:val="0"/>
                      <w:marBottom w:val="0"/>
                      <w:divBdr>
                        <w:top w:val="single" w:sz="2" w:space="0" w:color="auto"/>
                        <w:left w:val="single" w:sz="2" w:space="0" w:color="auto"/>
                        <w:bottom w:val="single" w:sz="2" w:space="0" w:color="auto"/>
                        <w:right w:val="single" w:sz="2" w:space="0" w:color="auto"/>
                      </w:divBdr>
                      <w:divsChild>
                        <w:div w:id="2074699727">
                          <w:marLeft w:val="0"/>
                          <w:marRight w:val="0"/>
                          <w:marTop w:val="0"/>
                          <w:marBottom w:val="0"/>
                          <w:divBdr>
                            <w:top w:val="single" w:sz="2" w:space="0" w:color="auto"/>
                            <w:left w:val="single" w:sz="2" w:space="0" w:color="auto"/>
                            <w:bottom w:val="single" w:sz="2" w:space="0" w:color="auto"/>
                            <w:right w:val="single" w:sz="2" w:space="0" w:color="auto"/>
                          </w:divBdr>
                          <w:divsChild>
                            <w:div w:id="74935140">
                              <w:marLeft w:val="0"/>
                              <w:marRight w:val="0"/>
                              <w:marTop w:val="0"/>
                              <w:marBottom w:val="0"/>
                              <w:divBdr>
                                <w:top w:val="single" w:sz="2" w:space="0" w:color="auto"/>
                                <w:left w:val="single" w:sz="2" w:space="0" w:color="auto"/>
                                <w:bottom w:val="single" w:sz="2" w:space="0" w:color="auto"/>
                                <w:right w:val="single" w:sz="2" w:space="0" w:color="auto"/>
                              </w:divBdr>
                              <w:divsChild>
                                <w:div w:id="32771510">
                                  <w:marLeft w:val="0"/>
                                  <w:marRight w:val="0"/>
                                  <w:marTop w:val="0"/>
                                  <w:marBottom w:val="0"/>
                                  <w:divBdr>
                                    <w:top w:val="single" w:sz="2" w:space="0" w:color="auto"/>
                                    <w:left w:val="single" w:sz="2" w:space="0" w:color="auto"/>
                                    <w:bottom w:val="single" w:sz="2" w:space="0" w:color="auto"/>
                                    <w:right w:val="single" w:sz="2" w:space="0" w:color="auto"/>
                                  </w:divBdr>
                                  <w:divsChild>
                                    <w:div w:id="818183197">
                                      <w:marLeft w:val="0"/>
                                      <w:marRight w:val="0"/>
                                      <w:marTop w:val="0"/>
                                      <w:marBottom w:val="0"/>
                                      <w:divBdr>
                                        <w:top w:val="single" w:sz="2" w:space="0" w:color="auto"/>
                                        <w:left w:val="single" w:sz="2" w:space="0" w:color="auto"/>
                                        <w:bottom w:val="single" w:sz="2" w:space="0" w:color="auto"/>
                                        <w:right w:val="single" w:sz="2" w:space="0" w:color="auto"/>
                                      </w:divBdr>
                                      <w:divsChild>
                                        <w:div w:id="622268041">
                                          <w:marLeft w:val="0"/>
                                          <w:marRight w:val="0"/>
                                          <w:marTop w:val="0"/>
                                          <w:marBottom w:val="0"/>
                                          <w:divBdr>
                                            <w:top w:val="single" w:sz="2" w:space="0" w:color="auto"/>
                                            <w:left w:val="single" w:sz="2" w:space="0" w:color="auto"/>
                                            <w:bottom w:val="single" w:sz="2" w:space="0" w:color="auto"/>
                                            <w:right w:val="single" w:sz="2" w:space="0" w:color="auto"/>
                                          </w:divBdr>
                                          <w:divsChild>
                                            <w:div w:id="16218340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2100983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mzn.to/3CA3tyn" TargetMode="External"/><Relationship Id="rId13" Type="http://schemas.openxmlformats.org/officeDocument/2006/relationships/hyperlink" Target="https://amzn.to/3Bg68wE" TargetMode="External"/><Relationship Id="rId18" Type="http://schemas.openxmlformats.org/officeDocument/2006/relationships/hyperlink" Target="https://how2electronics.com/wp-content/uploads/2022/07/MCP2515-Schematic.png" TargetMode="External"/><Relationship Id="rId26" Type="http://schemas.openxmlformats.org/officeDocument/2006/relationships/image" Target="media/image6.jpeg"/><Relationship Id="rId3" Type="http://schemas.microsoft.com/office/2007/relationships/stylesWithEffects" Target="stylesWithEffects.xml"/><Relationship Id="rId21" Type="http://schemas.openxmlformats.org/officeDocument/2006/relationships/hyperlink" Target="https://how2electronics.com/wp-content/uploads/2024/08/Interfacing-MCP2515-CAN-Module-with-ESP32.jpg" TargetMode="External"/><Relationship Id="rId7" Type="http://schemas.openxmlformats.org/officeDocument/2006/relationships/hyperlink" Target="https://amzn.to/3PS793Z" TargetMode="External"/><Relationship Id="rId12" Type="http://schemas.openxmlformats.org/officeDocument/2006/relationships/hyperlink" Target="https://amzn.to/3F8fLhW" TargetMode="External"/><Relationship Id="rId17" Type="http://schemas.openxmlformats.org/officeDocument/2006/relationships/image" Target="media/image2.jpeg"/><Relationship Id="rId25" Type="http://schemas.openxmlformats.org/officeDocument/2006/relationships/hyperlink" Target="https://how2electronics.com/wp-content/uploads/2024/08/ESP32-CAN-Bus-Transmitter.jp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how2electronics.com/wp-content/uploads/2022/07/MCP2515-Parts.jpg" TargetMode="External"/><Relationship Id="rId20" Type="http://schemas.openxmlformats.org/officeDocument/2006/relationships/hyperlink" Target="https://ww1.microchip.com/downloads/en/DeviceDoc/MCP2515-Stand-Alone-CAN-Controller-with-SPI-20001801J.pdf" TargetMode="External"/><Relationship Id="rId29" Type="http://schemas.openxmlformats.org/officeDocument/2006/relationships/hyperlink" Target="https://github.com/autowp/arduino-mcp2515/" TargetMode="External"/><Relationship Id="rId1" Type="http://schemas.openxmlformats.org/officeDocument/2006/relationships/numbering" Target="numbering.xml"/><Relationship Id="rId6" Type="http://schemas.openxmlformats.org/officeDocument/2006/relationships/hyperlink" Target="https://how2electronics.com/interfacing-mcp2515-can-bus-module-with-arduino/" TargetMode="External"/><Relationship Id="rId11" Type="http://schemas.openxmlformats.org/officeDocument/2006/relationships/hyperlink" Target="https://amzn.to/3FWaPgD" TargetMode="External"/><Relationship Id="rId24" Type="http://schemas.openxmlformats.org/officeDocument/2006/relationships/image" Target="media/image5.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hyperlink" Target="https://how2electronics.com/wp-content/uploads/2024/08/MCP2515-Module-interfacing-ESP32.jpg" TargetMode="External"/><Relationship Id="rId28" Type="http://schemas.openxmlformats.org/officeDocument/2006/relationships/image" Target="media/image7.jpeg"/><Relationship Id="rId10" Type="http://schemas.openxmlformats.org/officeDocument/2006/relationships/hyperlink" Target="https://amzn.to/3GinbB2" TargetMode="External"/><Relationship Id="rId19" Type="http://schemas.openxmlformats.org/officeDocument/2006/relationships/image" Target="media/image3.png"/><Relationship Id="rId31"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yperlink" Target="https://amzn.to/3BgDnQm" TargetMode="External"/><Relationship Id="rId14" Type="http://schemas.openxmlformats.org/officeDocument/2006/relationships/hyperlink" Target="https://how2electronics.com/wp-content/uploads/2022/07/MCP2515-CAN-Bus-Module.jpg" TargetMode="External"/><Relationship Id="rId22" Type="http://schemas.openxmlformats.org/officeDocument/2006/relationships/image" Target="media/image4.jpeg"/><Relationship Id="rId27" Type="http://schemas.openxmlformats.org/officeDocument/2006/relationships/hyperlink" Target="https://how2electronics.com/wp-content/uploads/2024/08/ESP32-CAN-Bus-Receiver.jpg" TargetMode="External"/><Relationship Id="rId30" Type="http://schemas.openxmlformats.org/officeDocument/2006/relationships/hyperlink" Target="https://github.com/milesburton/Arduino-Temperature-Control-Libr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18</Pages>
  <Words>2298</Words>
  <Characters>13101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srinath D S</dc:creator>
  <cp:lastModifiedBy>srinath D S</cp:lastModifiedBy>
  <cp:revision>3</cp:revision>
  <dcterms:created xsi:type="dcterms:W3CDTF">2025-11-13T13:17:00Z</dcterms:created>
  <dcterms:modified xsi:type="dcterms:W3CDTF">2025-11-14T02:58:00Z</dcterms:modified>
</cp:coreProperties>
</file>